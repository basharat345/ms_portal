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 w:beforeAutospacing="1" w:after="100" w:afterAutospacing="1" w:line="360" w:lineRule="auto"/>
        <w:jc w:val="center"/>
        <w:rPr>
          <w:rFonts w:ascii="Arial" w:hAnsi="Arial" w:cs="Arial"/>
          <w:b/>
          <w:bCs/>
          <w:sz w:val="32"/>
          <w:szCs w:val="32"/>
        </w:rPr>
      </w:pPr>
      <w:r>
        <w:rPr>
          <w:rFonts w:ascii="Arial" w:hAnsi="Arial" w:cs="Arial"/>
          <w:b/>
          <w:bCs/>
          <w:sz w:val="32"/>
          <w:szCs w:val="32"/>
        </w:rPr>
        <w:t>Impact of Capital Structure on Firm Performance: A Case Study of the Cement Sector of Pakistan.</w:t>
      </w:r>
    </w:p>
    <w:p>
      <w:pPr>
        <w:spacing w:before="100" w:beforeAutospacing="1" w:after="100" w:afterAutospacing="1" w:line="360" w:lineRule="auto"/>
        <w:jc w:val="center"/>
        <w:rPr>
          <w:rFonts w:ascii="Arial" w:hAnsi="Arial" w:cs="Arial"/>
          <w:b/>
          <w:bCs/>
          <w:sz w:val="32"/>
          <w:szCs w:val="32"/>
        </w:rPr>
      </w:pPr>
      <w:r>
        <w:rPr>
          <w:rFonts w:ascii="Arial" w:hAnsi="Arial" w:cs="Arial"/>
          <w:b/>
          <w:bCs/>
          <w:sz w:val="32"/>
          <w:szCs w:val="32"/>
        </w:rPr>
        <w:t>Area of Specialization</w:t>
      </w:r>
    </w:p>
    <w:p>
      <w:pPr>
        <w:spacing w:before="100" w:beforeAutospacing="1" w:after="100" w:afterAutospacing="1" w:line="360" w:lineRule="auto"/>
        <w:jc w:val="center"/>
        <w:rPr>
          <w:rFonts w:ascii="Arial" w:hAnsi="Arial" w:cs="Arial"/>
          <w:b/>
          <w:bCs/>
          <w:sz w:val="32"/>
          <w:szCs w:val="32"/>
        </w:rPr>
      </w:pPr>
      <w:r>
        <w:rPr>
          <w:rFonts w:ascii="Arial" w:hAnsi="Arial" w:cs="Arial"/>
          <w:b/>
          <w:bCs/>
          <w:sz w:val="32"/>
          <w:szCs w:val="32"/>
        </w:rPr>
        <w:t>Banking</w:t>
      </w:r>
    </w:p>
    <w:p>
      <w:pPr>
        <w:spacing w:before="100" w:beforeAutospacing="1" w:after="100" w:afterAutospacing="1" w:line="360" w:lineRule="auto"/>
        <w:jc w:val="center"/>
        <w:rPr>
          <w:rFonts w:ascii="Arial" w:hAnsi="Arial" w:cs="Arial"/>
          <w:b/>
        </w:rPr>
      </w:pPr>
      <w:r>
        <w:rPr>
          <w:rFonts w:ascii="Arial" w:hAnsi="Arial" w:cs="Arial"/>
          <w:b/>
        </w:rPr>
        <w:t>ALEESHA JAVAID</w:t>
      </w:r>
    </w:p>
    <w:p>
      <w:pPr>
        <w:spacing w:before="100" w:beforeAutospacing="1" w:after="100" w:afterAutospacing="1" w:line="360" w:lineRule="auto"/>
        <w:jc w:val="center"/>
        <w:rPr>
          <w:rFonts w:ascii="Arial" w:hAnsi="Arial" w:cs="Arial"/>
          <w:b/>
        </w:rPr>
      </w:pPr>
      <w:r>
        <w:rPr>
          <w:rFonts w:ascii="Arial" w:hAnsi="Arial" w:cs="Arial"/>
          <w:b/>
        </w:rPr>
        <w:t>Bc220420452</w:t>
      </w:r>
    </w:p>
    <w:p>
      <w:pPr>
        <w:spacing w:before="100" w:beforeAutospacing="1" w:after="100" w:afterAutospacing="1" w:line="360" w:lineRule="auto"/>
        <w:jc w:val="center"/>
        <w:rPr>
          <w:b/>
          <w:sz w:val="40"/>
          <w:szCs w:val="40"/>
          <w:u w:val="single"/>
        </w:rPr>
      </w:pPr>
      <w:r>
        <w:rPr>
          <w:b/>
          <w:sz w:val="40"/>
          <w:szCs w:val="40"/>
          <w:u w:val="single"/>
        </w:rPr>
        <w:t>Virtual University</w:t>
      </w:r>
    </w:p>
    <w:p>
      <w:pPr>
        <w:spacing w:line="360" w:lineRule="auto"/>
        <w:jc w:val="center"/>
        <w:rPr>
          <w:b/>
          <w:bCs/>
          <w:sz w:val="28"/>
          <w:szCs w:val="28"/>
        </w:rPr>
      </w:pPr>
    </w:p>
    <w:p>
      <w:pPr>
        <w:spacing w:line="360" w:lineRule="auto"/>
        <w:jc w:val="center"/>
        <w:rPr>
          <w:sz w:val="20"/>
          <w:szCs w:val="20"/>
        </w:rPr>
      </w:pPr>
    </w:p>
    <w:p>
      <w:pPr>
        <w:spacing w:line="360" w:lineRule="auto"/>
        <w:jc w:val="center"/>
        <w:rPr>
          <w:b/>
          <w:bCs/>
          <w:sz w:val="28"/>
          <w:szCs w:val="28"/>
        </w:rPr>
      </w:pPr>
    </w:p>
    <w:p>
      <w:pPr>
        <w:spacing w:line="360" w:lineRule="auto"/>
        <w:jc w:val="center"/>
        <w:rPr>
          <w:b/>
          <w:bCs/>
          <w:sz w:val="28"/>
          <w:szCs w:val="28"/>
        </w:rPr>
      </w:pPr>
      <w:r>
        <w:rPr>
          <w:noProof/>
        </w:rPr>
        <w:drawing>
          <wp:inline distT="0" distB="0" distL="0" distR="0">
            <wp:extent cx="1962150" cy="1228725"/>
            <wp:effectExtent l="0" t="0" r="0" b="9525"/>
            <wp:docPr id="1"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pPr>
        <w:spacing w:line="360" w:lineRule="auto"/>
        <w:jc w:val="center"/>
        <w:rPr>
          <w:b/>
          <w:bCs/>
          <w:sz w:val="28"/>
          <w:szCs w:val="28"/>
        </w:rPr>
      </w:pPr>
    </w:p>
    <w:p>
      <w:pPr>
        <w:spacing w:line="360" w:lineRule="auto"/>
        <w:jc w:val="center"/>
        <w:rPr>
          <w:b/>
          <w:bCs/>
          <w:sz w:val="28"/>
          <w:szCs w:val="28"/>
        </w:rPr>
      </w:pPr>
      <w:r>
        <w:rPr>
          <w:b/>
          <w:bCs/>
          <w:sz w:val="28"/>
          <w:szCs w:val="28"/>
        </w:rPr>
        <w:t>Fall 2025</w:t>
      </w:r>
    </w:p>
    <w:p>
      <w:pPr>
        <w:spacing w:line="360" w:lineRule="auto"/>
        <w:jc w:val="center"/>
        <w:rPr>
          <w:b/>
          <w:bCs/>
          <w:sz w:val="28"/>
          <w:szCs w:val="28"/>
        </w:rPr>
      </w:pPr>
      <w:r>
        <w:rPr>
          <w:b/>
          <w:bCs/>
          <w:sz w:val="28"/>
          <w:szCs w:val="28"/>
        </w:rPr>
        <w:t>Date of submission: 13 January 2026</w:t>
      </w:r>
    </w:p>
    <w:p>
      <w:pPr>
        <w:spacing w:line="360" w:lineRule="auto"/>
        <w:jc w:val="center"/>
        <w:rPr>
          <w:b/>
          <w:bCs/>
          <w:sz w:val="28"/>
          <w:szCs w:val="28"/>
        </w:rPr>
      </w:pPr>
    </w:p>
    <w:p>
      <w:pPr>
        <w:spacing w:after="160" w:line="259" w:lineRule="auto"/>
        <w:rPr>
          <w:b/>
          <w:bCs/>
        </w:rPr>
      </w:pPr>
      <w:r>
        <w:rPr>
          <w:b/>
          <w:bCs/>
        </w:rPr>
        <w:br w:type="page"/>
      </w:r>
    </w:p>
    <w:sdt>
      <w:sdtPr>
        <w:rPr>
          <w:rFonts w:ascii="Times New Roman" w:eastAsia="Times New Roman" w:hAnsi="Times New Roman" w:cs="Times New Roman"/>
          <w:color w:val="auto"/>
          <w:sz w:val="24"/>
          <w:szCs w:val="24"/>
        </w:rPr>
        <w:id w:val="782309646"/>
        <w:docPartObj>
          <w:docPartGallery w:val="Table of Contents"/>
          <w:docPartUnique/>
        </w:docPartObj>
      </w:sdtPr>
      <w:sdtEndPr>
        <w:rPr>
          <w:b/>
          <w:bCs/>
          <w:noProof/>
        </w:rPr>
      </w:sdtEndPr>
      <w:sdtContent>
        <w:p>
          <w:pPr>
            <w:pStyle w:val="TOCHeading"/>
            <w:jc w:val="center"/>
            <w:rPr>
              <w:b/>
              <w:bCs/>
            </w:rPr>
          </w:pPr>
          <w:r>
            <w:rPr>
              <w:b/>
              <w:bCs/>
            </w:rPr>
            <w:t>Table of Contents</w:t>
          </w:r>
        </w:p>
        <w:p/>
        <w:p>
          <w:pPr>
            <w:pStyle w:val="TOC2"/>
            <w:tabs>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205423" w:history="1">
            <w:r>
              <w:rPr>
                <w:rStyle w:val="Hyperlink"/>
                <w:noProof/>
              </w:rPr>
              <w:t>CHAPTER NO. 1</w:t>
            </w:r>
            <w:r>
              <w:rPr>
                <w:noProof/>
                <w:webHidden/>
              </w:rPr>
              <w:tab/>
            </w:r>
            <w:r>
              <w:rPr>
                <w:noProof/>
                <w:webHidden/>
              </w:rPr>
              <w:fldChar w:fldCharType="begin"/>
            </w:r>
            <w:r>
              <w:rPr>
                <w:noProof/>
                <w:webHidden/>
              </w:rPr>
              <w:instrText xml:space="preserve"> PAGEREF _Toc219205423 \h </w:instrText>
            </w:r>
            <w:r>
              <w:rPr>
                <w:noProof/>
                <w:webHidden/>
              </w:rPr>
            </w:r>
            <w:r>
              <w:rPr>
                <w:noProof/>
                <w:webHidden/>
              </w:rPr>
              <w:fldChar w:fldCharType="separate"/>
            </w:r>
            <w:r>
              <w:rPr>
                <w:noProof/>
                <w:webHidden/>
              </w:rPr>
              <w:t>1</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24" w:history="1">
            <w:r>
              <w:rPr>
                <w:rStyle w:val="Hyperlink"/>
                <w:b/>
                <w:bCs/>
                <w:noProof/>
              </w:rPr>
              <w:t>1.1 Introduction of the Project</w:t>
            </w:r>
            <w:r>
              <w:rPr>
                <w:noProof/>
                <w:webHidden/>
              </w:rPr>
              <w:tab/>
            </w:r>
            <w:r>
              <w:rPr>
                <w:noProof/>
                <w:webHidden/>
              </w:rPr>
              <w:fldChar w:fldCharType="begin"/>
            </w:r>
            <w:r>
              <w:rPr>
                <w:noProof/>
                <w:webHidden/>
              </w:rPr>
              <w:instrText xml:space="preserve"> PAGEREF _Toc219205424 \h </w:instrText>
            </w:r>
            <w:r>
              <w:rPr>
                <w:noProof/>
                <w:webHidden/>
              </w:rPr>
            </w:r>
            <w:r>
              <w:rPr>
                <w:noProof/>
                <w:webHidden/>
              </w:rPr>
              <w:fldChar w:fldCharType="separate"/>
            </w:r>
            <w:r>
              <w:rPr>
                <w:noProof/>
                <w:webHidden/>
              </w:rPr>
              <w:t>1</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25" w:history="1">
            <w:r>
              <w:rPr>
                <w:rStyle w:val="Hyperlink"/>
                <w:b/>
                <w:bCs/>
                <w:noProof/>
              </w:rPr>
              <w:t>1.2 Background of the Research</w:t>
            </w:r>
            <w:r>
              <w:rPr>
                <w:noProof/>
                <w:webHidden/>
              </w:rPr>
              <w:tab/>
            </w:r>
            <w:r>
              <w:rPr>
                <w:noProof/>
                <w:webHidden/>
              </w:rPr>
              <w:fldChar w:fldCharType="begin"/>
            </w:r>
            <w:r>
              <w:rPr>
                <w:noProof/>
                <w:webHidden/>
              </w:rPr>
              <w:instrText xml:space="preserve"> PAGEREF _Toc219205425 \h </w:instrText>
            </w:r>
            <w:r>
              <w:rPr>
                <w:noProof/>
                <w:webHidden/>
              </w:rPr>
            </w:r>
            <w:r>
              <w:rPr>
                <w:noProof/>
                <w:webHidden/>
              </w:rPr>
              <w:fldChar w:fldCharType="separate"/>
            </w:r>
            <w:r>
              <w:rPr>
                <w:noProof/>
                <w:webHidden/>
              </w:rPr>
              <w:t>2</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26" w:history="1">
            <w:r>
              <w:rPr>
                <w:rStyle w:val="Hyperlink"/>
                <w:b/>
                <w:bCs/>
                <w:noProof/>
              </w:rPr>
              <w:t>1.3 Objective of the Study</w:t>
            </w:r>
            <w:r>
              <w:rPr>
                <w:noProof/>
                <w:webHidden/>
              </w:rPr>
              <w:tab/>
            </w:r>
            <w:r>
              <w:rPr>
                <w:noProof/>
                <w:webHidden/>
              </w:rPr>
              <w:fldChar w:fldCharType="begin"/>
            </w:r>
            <w:r>
              <w:rPr>
                <w:noProof/>
                <w:webHidden/>
              </w:rPr>
              <w:instrText xml:space="preserve"> PAGEREF _Toc219205426 \h </w:instrText>
            </w:r>
            <w:r>
              <w:rPr>
                <w:noProof/>
                <w:webHidden/>
              </w:rPr>
            </w:r>
            <w:r>
              <w:rPr>
                <w:noProof/>
                <w:webHidden/>
              </w:rPr>
              <w:fldChar w:fldCharType="separate"/>
            </w:r>
            <w:r>
              <w:rPr>
                <w:noProof/>
                <w:webHidden/>
              </w:rPr>
              <w:t>3</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27" w:history="1">
            <w:r>
              <w:rPr>
                <w:rStyle w:val="Hyperlink"/>
                <w:b/>
                <w:bCs/>
                <w:noProof/>
              </w:rPr>
              <w:t>1.4 Significance of the Study</w:t>
            </w:r>
            <w:r>
              <w:rPr>
                <w:noProof/>
                <w:webHidden/>
              </w:rPr>
              <w:tab/>
            </w:r>
            <w:r>
              <w:rPr>
                <w:noProof/>
                <w:webHidden/>
              </w:rPr>
              <w:fldChar w:fldCharType="begin"/>
            </w:r>
            <w:r>
              <w:rPr>
                <w:noProof/>
                <w:webHidden/>
              </w:rPr>
              <w:instrText xml:space="preserve"> PAGEREF _Toc219205427 \h </w:instrText>
            </w:r>
            <w:r>
              <w:rPr>
                <w:noProof/>
                <w:webHidden/>
              </w:rPr>
            </w:r>
            <w:r>
              <w:rPr>
                <w:noProof/>
                <w:webHidden/>
              </w:rPr>
              <w:fldChar w:fldCharType="separate"/>
            </w:r>
            <w:r>
              <w:rPr>
                <w:noProof/>
                <w:webHidden/>
              </w:rPr>
              <w:t>3</w:t>
            </w:r>
            <w:r>
              <w:rPr>
                <w:noProof/>
                <w:webHidden/>
              </w:rPr>
              <w:fldChar w:fldCharType="end"/>
            </w:r>
          </w:hyperlink>
        </w:p>
        <w:p>
          <w:pPr>
            <w:pStyle w:val="TOC2"/>
            <w:tabs>
              <w:tab w:val="right" w:leader="dot" w:pos="8630"/>
            </w:tabs>
            <w:rPr>
              <w:rFonts w:asciiTheme="minorHAnsi" w:eastAsiaTheme="minorEastAsia" w:hAnsiTheme="minorHAnsi" w:cstheme="minorBidi"/>
              <w:noProof/>
              <w:sz w:val="22"/>
              <w:szCs w:val="22"/>
            </w:rPr>
          </w:pPr>
          <w:hyperlink w:anchor="_Toc219205428" w:history="1">
            <w:r>
              <w:rPr>
                <w:rStyle w:val="Hyperlink"/>
                <w:noProof/>
              </w:rPr>
              <w:t>CHAPTER NO. 2</w:t>
            </w:r>
            <w:r>
              <w:rPr>
                <w:noProof/>
                <w:webHidden/>
              </w:rPr>
              <w:tab/>
            </w:r>
            <w:r>
              <w:rPr>
                <w:noProof/>
                <w:webHidden/>
              </w:rPr>
              <w:fldChar w:fldCharType="begin"/>
            </w:r>
            <w:r>
              <w:rPr>
                <w:noProof/>
                <w:webHidden/>
              </w:rPr>
              <w:instrText xml:space="preserve"> PAGEREF _Toc219205428 \h </w:instrText>
            </w:r>
            <w:r>
              <w:rPr>
                <w:noProof/>
                <w:webHidden/>
              </w:rPr>
            </w:r>
            <w:r>
              <w:rPr>
                <w:noProof/>
                <w:webHidden/>
              </w:rPr>
              <w:fldChar w:fldCharType="separate"/>
            </w:r>
            <w:r>
              <w:rPr>
                <w:noProof/>
                <w:webHidden/>
              </w:rPr>
              <w:t>5</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29" w:history="1">
            <w:r>
              <w:rPr>
                <w:rStyle w:val="Hyperlink"/>
                <w:b/>
                <w:bCs/>
                <w:noProof/>
              </w:rPr>
              <w:t>2.1 Literature Review</w:t>
            </w:r>
            <w:r>
              <w:rPr>
                <w:noProof/>
                <w:webHidden/>
              </w:rPr>
              <w:tab/>
            </w:r>
            <w:r>
              <w:rPr>
                <w:noProof/>
                <w:webHidden/>
              </w:rPr>
              <w:fldChar w:fldCharType="begin"/>
            </w:r>
            <w:r>
              <w:rPr>
                <w:noProof/>
                <w:webHidden/>
              </w:rPr>
              <w:instrText xml:space="preserve"> PAGEREF _Toc219205429 \h </w:instrText>
            </w:r>
            <w:r>
              <w:rPr>
                <w:noProof/>
                <w:webHidden/>
              </w:rPr>
            </w:r>
            <w:r>
              <w:rPr>
                <w:noProof/>
                <w:webHidden/>
              </w:rPr>
              <w:fldChar w:fldCharType="separate"/>
            </w:r>
            <w:r>
              <w:rPr>
                <w:noProof/>
                <w:webHidden/>
              </w:rPr>
              <w:t>5</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0" w:history="1">
            <w:r>
              <w:rPr>
                <w:rStyle w:val="Hyperlink"/>
                <w:b/>
                <w:bCs/>
                <w:noProof/>
              </w:rPr>
              <w:t>2.2 Theoretical Framework</w:t>
            </w:r>
            <w:r>
              <w:rPr>
                <w:noProof/>
                <w:webHidden/>
              </w:rPr>
              <w:tab/>
            </w:r>
            <w:r>
              <w:rPr>
                <w:noProof/>
                <w:webHidden/>
              </w:rPr>
              <w:fldChar w:fldCharType="begin"/>
            </w:r>
            <w:r>
              <w:rPr>
                <w:noProof/>
                <w:webHidden/>
              </w:rPr>
              <w:instrText xml:space="preserve"> PAGEREF _Toc219205430 \h </w:instrText>
            </w:r>
            <w:r>
              <w:rPr>
                <w:noProof/>
                <w:webHidden/>
              </w:rPr>
            </w:r>
            <w:r>
              <w:rPr>
                <w:noProof/>
                <w:webHidden/>
              </w:rPr>
              <w:fldChar w:fldCharType="separate"/>
            </w:r>
            <w:r>
              <w:rPr>
                <w:noProof/>
                <w:webHidden/>
              </w:rPr>
              <w:t>6</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1" w:history="1">
            <w:r>
              <w:rPr>
                <w:rStyle w:val="Hyperlink"/>
                <w:b/>
                <w:bCs/>
                <w:noProof/>
              </w:rPr>
              <w:t>2.3 Variables of the Study</w:t>
            </w:r>
            <w:r>
              <w:rPr>
                <w:noProof/>
                <w:webHidden/>
              </w:rPr>
              <w:tab/>
            </w:r>
            <w:r>
              <w:rPr>
                <w:noProof/>
                <w:webHidden/>
              </w:rPr>
              <w:fldChar w:fldCharType="begin"/>
            </w:r>
            <w:r>
              <w:rPr>
                <w:noProof/>
                <w:webHidden/>
              </w:rPr>
              <w:instrText xml:space="preserve"> PAGEREF _Toc219205431 \h </w:instrText>
            </w:r>
            <w:r>
              <w:rPr>
                <w:noProof/>
                <w:webHidden/>
              </w:rPr>
            </w:r>
            <w:r>
              <w:rPr>
                <w:noProof/>
                <w:webHidden/>
              </w:rPr>
              <w:fldChar w:fldCharType="separate"/>
            </w:r>
            <w:r>
              <w:rPr>
                <w:noProof/>
                <w:webHidden/>
              </w:rPr>
              <w:t>7</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2" w:history="1">
            <w:r>
              <w:rPr>
                <w:rStyle w:val="Hyperlink"/>
                <w:b/>
                <w:bCs/>
                <w:noProof/>
              </w:rPr>
              <w:t>2.4 Regression Model</w:t>
            </w:r>
            <w:r>
              <w:rPr>
                <w:noProof/>
                <w:webHidden/>
              </w:rPr>
              <w:tab/>
            </w:r>
            <w:r>
              <w:rPr>
                <w:noProof/>
                <w:webHidden/>
              </w:rPr>
              <w:fldChar w:fldCharType="begin"/>
            </w:r>
            <w:r>
              <w:rPr>
                <w:noProof/>
                <w:webHidden/>
              </w:rPr>
              <w:instrText xml:space="preserve"> PAGEREF _Toc219205432 \h </w:instrText>
            </w:r>
            <w:r>
              <w:rPr>
                <w:noProof/>
                <w:webHidden/>
              </w:rPr>
            </w:r>
            <w:r>
              <w:rPr>
                <w:noProof/>
                <w:webHidden/>
              </w:rPr>
              <w:fldChar w:fldCharType="separate"/>
            </w:r>
            <w:r>
              <w:rPr>
                <w:noProof/>
                <w:webHidden/>
              </w:rPr>
              <w:t>7</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3" w:history="1">
            <w:r>
              <w:rPr>
                <w:rStyle w:val="Hyperlink"/>
                <w:b/>
                <w:bCs/>
                <w:noProof/>
              </w:rPr>
              <w:t>2.5 Relationship Between Variables According to Theory</w:t>
            </w:r>
            <w:r>
              <w:rPr>
                <w:noProof/>
                <w:webHidden/>
              </w:rPr>
              <w:tab/>
            </w:r>
            <w:r>
              <w:rPr>
                <w:noProof/>
                <w:webHidden/>
              </w:rPr>
              <w:fldChar w:fldCharType="begin"/>
            </w:r>
            <w:r>
              <w:rPr>
                <w:noProof/>
                <w:webHidden/>
              </w:rPr>
              <w:instrText xml:space="preserve"> PAGEREF _Toc219205433 \h </w:instrText>
            </w:r>
            <w:r>
              <w:rPr>
                <w:noProof/>
                <w:webHidden/>
              </w:rPr>
            </w:r>
            <w:r>
              <w:rPr>
                <w:noProof/>
                <w:webHidden/>
              </w:rPr>
              <w:fldChar w:fldCharType="separate"/>
            </w:r>
            <w:r>
              <w:rPr>
                <w:noProof/>
                <w:webHidden/>
              </w:rPr>
              <w:t>8</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4" w:history="1">
            <w:r>
              <w:rPr>
                <w:rStyle w:val="Hyperlink"/>
                <w:b/>
                <w:bCs/>
                <w:noProof/>
              </w:rPr>
              <w:t>2.6 Hypotheses of the Study</w:t>
            </w:r>
            <w:r>
              <w:rPr>
                <w:noProof/>
                <w:webHidden/>
              </w:rPr>
              <w:tab/>
            </w:r>
            <w:r>
              <w:rPr>
                <w:noProof/>
                <w:webHidden/>
              </w:rPr>
              <w:fldChar w:fldCharType="begin"/>
            </w:r>
            <w:r>
              <w:rPr>
                <w:noProof/>
                <w:webHidden/>
              </w:rPr>
              <w:instrText xml:space="preserve"> PAGEREF _Toc219205434 \h </w:instrText>
            </w:r>
            <w:r>
              <w:rPr>
                <w:noProof/>
                <w:webHidden/>
              </w:rPr>
            </w:r>
            <w:r>
              <w:rPr>
                <w:noProof/>
                <w:webHidden/>
              </w:rPr>
              <w:fldChar w:fldCharType="separate"/>
            </w:r>
            <w:r>
              <w:rPr>
                <w:noProof/>
                <w:webHidden/>
              </w:rPr>
              <w:t>8</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5" w:history="1">
            <w:r>
              <w:rPr>
                <w:rStyle w:val="Hyperlink"/>
                <w:b/>
                <w:bCs/>
                <w:noProof/>
              </w:rPr>
              <w:t>2.7 Operationalization of Variables</w:t>
            </w:r>
            <w:r>
              <w:rPr>
                <w:noProof/>
                <w:webHidden/>
              </w:rPr>
              <w:tab/>
            </w:r>
            <w:r>
              <w:rPr>
                <w:noProof/>
                <w:webHidden/>
              </w:rPr>
              <w:fldChar w:fldCharType="begin"/>
            </w:r>
            <w:r>
              <w:rPr>
                <w:noProof/>
                <w:webHidden/>
              </w:rPr>
              <w:instrText xml:space="preserve"> PAGEREF _Toc219205435 \h </w:instrText>
            </w:r>
            <w:r>
              <w:rPr>
                <w:noProof/>
                <w:webHidden/>
              </w:rPr>
            </w:r>
            <w:r>
              <w:rPr>
                <w:noProof/>
                <w:webHidden/>
              </w:rPr>
              <w:fldChar w:fldCharType="separate"/>
            </w:r>
            <w:r>
              <w:rPr>
                <w:noProof/>
                <w:webHidden/>
              </w:rPr>
              <w:t>9</w:t>
            </w:r>
            <w:r>
              <w:rPr>
                <w:noProof/>
                <w:webHidden/>
              </w:rPr>
              <w:fldChar w:fldCharType="end"/>
            </w:r>
          </w:hyperlink>
        </w:p>
        <w:p>
          <w:pPr>
            <w:pStyle w:val="TOC2"/>
            <w:tabs>
              <w:tab w:val="right" w:leader="dot" w:pos="8630"/>
            </w:tabs>
            <w:rPr>
              <w:rFonts w:asciiTheme="minorHAnsi" w:eastAsiaTheme="minorEastAsia" w:hAnsiTheme="minorHAnsi" w:cstheme="minorBidi"/>
              <w:noProof/>
              <w:sz w:val="22"/>
              <w:szCs w:val="22"/>
            </w:rPr>
          </w:pPr>
          <w:hyperlink w:anchor="_Toc219205436" w:history="1">
            <w:r>
              <w:rPr>
                <w:rStyle w:val="Hyperlink"/>
                <w:noProof/>
              </w:rPr>
              <w:t>CHAPTER NO. 3</w:t>
            </w:r>
            <w:r>
              <w:rPr>
                <w:noProof/>
                <w:webHidden/>
              </w:rPr>
              <w:tab/>
            </w:r>
            <w:r>
              <w:rPr>
                <w:noProof/>
                <w:webHidden/>
              </w:rPr>
              <w:fldChar w:fldCharType="begin"/>
            </w:r>
            <w:r>
              <w:rPr>
                <w:noProof/>
                <w:webHidden/>
              </w:rPr>
              <w:instrText xml:space="preserve"> PAGEREF _Toc219205436 \h </w:instrText>
            </w:r>
            <w:r>
              <w:rPr>
                <w:noProof/>
                <w:webHidden/>
              </w:rPr>
            </w:r>
            <w:r>
              <w:rPr>
                <w:noProof/>
                <w:webHidden/>
              </w:rPr>
              <w:fldChar w:fldCharType="separate"/>
            </w:r>
            <w:r>
              <w:rPr>
                <w:noProof/>
                <w:webHidden/>
              </w:rPr>
              <w:t>10</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7" w:history="1">
            <w:r>
              <w:rPr>
                <w:rStyle w:val="Hyperlink"/>
                <w:b/>
                <w:bCs/>
                <w:noProof/>
              </w:rPr>
              <w:t>3.1 Type of Research</w:t>
            </w:r>
            <w:r>
              <w:rPr>
                <w:noProof/>
                <w:webHidden/>
              </w:rPr>
              <w:tab/>
            </w:r>
            <w:r>
              <w:rPr>
                <w:noProof/>
                <w:webHidden/>
              </w:rPr>
              <w:fldChar w:fldCharType="begin"/>
            </w:r>
            <w:r>
              <w:rPr>
                <w:noProof/>
                <w:webHidden/>
              </w:rPr>
              <w:instrText xml:space="preserve"> PAGEREF _Toc219205437 \h </w:instrText>
            </w:r>
            <w:r>
              <w:rPr>
                <w:noProof/>
                <w:webHidden/>
              </w:rPr>
            </w:r>
            <w:r>
              <w:rPr>
                <w:noProof/>
                <w:webHidden/>
              </w:rPr>
              <w:fldChar w:fldCharType="separate"/>
            </w:r>
            <w:r>
              <w:rPr>
                <w:noProof/>
                <w:webHidden/>
              </w:rPr>
              <w:t>10</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8" w:history="1">
            <w:r>
              <w:rPr>
                <w:rStyle w:val="Hyperlink"/>
                <w:b/>
                <w:bCs/>
                <w:noProof/>
              </w:rPr>
              <w:t>3.2 Data Collection Sources</w:t>
            </w:r>
            <w:r>
              <w:rPr>
                <w:noProof/>
                <w:webHidden/>
              </w:rPr>
              <w:tab/>
            </w:r>
            <w:r>
              <w:rPr>
                <w:noProof/>
                <w:webHidden/>
              </w:rPr>
              <w:fldChar w:fldCharType="begin"/>
            </w:r>
            <w:r>
              <w:rPr>
                <w:noProof/>
                <w:webHidden/>
              </w:rPr>
              <w:instrText xml:space="preserve"> PAGEREF _Toc219205438 \h </w:instrText>
            </w:r>
            <w:r>
              <w:rPr>
                <w:noProof/>
                <w:webHidden/>
              </w:rPr>
            </w:r>
            <w:r>
              <w:rPr>
                <w:noProof/>
                <w:webHidden/>
              </w:rPr>
              <w:fldChar w:fldCharType="separate"/>
            </w:r>
            <w:r>
              <w:rPr>
                <w:noProof/>
                <w:webHidden/>
              </w:rPr>
              <w:t>11</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39" w:history="1">
            <w:r>
              <w:rPr>
                <w:rStyle w:val="Hyperlink"/>
                <w:b/>
                <w:bCs/>
                <w:noProof/>
              </w:rPr>
              <w:t>3.3 Tools / Instruments for Data Collection</w:t>
            </w:r>
            <w:r>
              <w:rPr>
                <w:noProof/>
                <w:webHidden/>
              </w:rPr>
              <w:tab/>
            </w:r>
            <w:r>
              <w:rPr>
                <w:noProof/>
                <w:webHidden/>
              </w:rPr>
              <w:fldChar w:fldCharType="begin"/>
            </w:r>
            <w:r>
              <w:rPr>
                <w:noProof/>
                <w:webHidden/>
              </w:rPr>
              <w:instrText xml:space="preserve"> PAGEREF _Toc219205439 \h </w:instrText>
            </w:r>
            <w:r>
              <w:rPr>
                <w:noProof/>
                <w:webHidden/>
              </w:rPr>
            </w:r>
            <w:r>
              <w:rPr>
                <w:noProof/>
                <w:webHidden/>
              </w:rPr>
              <w:fldChar w:fldCharType="separate"/>
            </w:r>
            <w:r>
              <w:rPr>
                <w:noProof/>
                <w:webHidden/>
              </w:rPr>
              <w:t>12</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40" w:history="1">
            <w:r>
              <w:rPr>
                <w:rStyle w:val="Hyperlink"/>
                <w:b/>
                <w:bCs/>
                <w:noProof/>
              </w:rPr>
              <w:t>3.4 Participants / Subjects</w:t>
            </w:r>
            <w:r>
              <w:rPr>
                <w:noProof/>
                <w:webHidden/>
              </w:rPr>
              <w:tab/>
            </w:r>
            <w:r>
              <w:rPr>
                <w:noProof/>
                <w:webHidden/>
              </w:rPr>
              <w:fldChar w:fldCharType="begin"/>
            </w:r>
            <w:r>
              <w:rPr>
                <w:noProof/>
                <w:webHidden/>
              </w:rPr>
              <w:instrText xml:space="preserve"> PAGEREF _Toc219205440 \h </w:instrText>
            </w:r>
            <w:r>
              <w:rPr>
                <w:noProof/>
                <w:webHidden/>
              </w:rPr>
            </w:r>
            <w:r>
              <w:rPr>
                <w:noProof/>
                <w:webHidden/>
              </w:rPr>
              <w:fldChar w:fldCharType="separate"/>
            </w:r>
            <w:r>
              <w:rPr>
                <w:noProof/>
                <w:webHidden/>
              </w:rPr>
              <w:t>12</w:t>
            </w:r>
            <w:r>
              <w:rPr>
                <w:noProof/>
                <w:webHidden/>
              </w:rPr>
              <w:fldChar w:fldCharType="end"/>
            </w:r>
          </w:hyperlink>
        </w:p>
        <w:p>
          <w:pPr>
            <w:pStyle w:val="TOC3"/>
            <w:tabs>
              <w:tab w:val="right" w:leader="dot" w:pos="8630"/>
            </w:tabs>
            <w:rPr>
              <w:rFonts w:asciiTheme="minorHAnsi" w:eastAsiaTheme="minorEastAsia" w:hAnsiTheme="minorHAnsi" w:cstheme="minorBidi"/>
              <w:noProof/>
              <w:sz w:val="22"/>
              <w:szCs w:val="22"/>
            </w:rPr>
          </w:pPr>
          <w:hyperlink w:anchor="_Toc219205441" w:history="1">
            <w:r>
              <w:rPr>
                <w:rStyle w:val="Hyperlink"/>
                <w:b/>
                <w:bCs/>
                <w:noProof/>
              </w:rPr>
              <w:t>3.5 Data Processing &amp; Analysis</w:t>
            </w:r>
            <w:r>
              <w:rPr>
                <w:noProof/>
                <w:webHidden/>
              </w:rPr>
              <w:tab/>
            </w:r>
            <w:r>
              <w:rPr>
                <w:noProof/>
                <w:webHidden/>
              </w:rPr>
              <w:fldChar w:fldCharType="begin"/>
            </w:r>
            <w:r>
              <w:rPr>
                <w:noProof/>
                <w:webHidden/>
              </w:rPr>
              <w:instrText xml:space="preserve"> PAGEREF _Toc219205441 \h </w:instrText>
            </w:r>
            <w:r>
              <w:rPr>
                <w:noProof/>
                <w:webHidden/>
              </w:rPr>
            </w:r>
            <w:r>
              <w:rPr>
                <w:noProof/>
                <w:webHidden/>
              </w:rPr>
              <w:fldChar w:fldCharType="separate"/>
            </w:r>
            <w:r>
              <w:rPr>
                <w:noProof/>
                <w:webHidden/>
              </w:rPr>
              <w:t>14</w:t>
            </w:r>
            <w:r>
              <w:rPr>
                <w:noProof/>
                <w:webHidden/>
              </w:rPr>
              <w:fldChar w:fldCharType="end"/>
            </w:r>
          </w:hyperlink>
        </w:p>
        <w:p>
          <w:pPr>
            <w:pStyle w:val="TOC2"/>
            <w:tabs>
              <w:tab w:val="right" w:leader="dot" w:pos="8630"/>
            </w:tabs>
            <w:rPr>
              <w:rFonts w:asciiTheme="minorHAnsi" w:eastAsiaTheme="minorEastAsia" w:hAnsiTheme="minorHAnsi" w:cstheme="minorBidi"/>
              <w:noProof/>
              <w:sz w:val="22"/>
              <w:szCs w:val="22"/>
            </w:rPr>
          </w:pPr>
          <w:hyperlink w:anchor="_Toc219205442" w:history="1">
            <w:r>
              <w:rPr>
                <w:rStyle w:val="Hyperlink"/>
                <w:noProof/>
              </w:rPr>
              <w:t>References</w:t>
            </w:r>
            <w:r>
              <w:rPr>
                <w:noProof/>
                <w:webHidden/>
              </w:rPr>
              <w:tab/>
            </w:r>
            <w:r>
              <w:rPr>
                <w:noProof/>
                <w:webHidden/>
              </w:rPr>
              <w:fldChar w:fldCharType="begin"/>
            </w:r>
            <w:r>
              <w:rPr>
                <w:noProof/>
                <w:webHidden/>
              </w:rPr>
              <w:instrText xml:space="preserve"> PAGEREF _Toc219205442 \h </w:instrText>
            </w:r>
            <w:r>
              <w:rPr>
                <w:noProof/>
                <w:webHidden/>
              </w:rPr>
            </w:r>
            <w:r>
              <w:rPr>
                <w:noProof/>
                <w:webHidden/>
              </w:rPr>
              <w:fldChar w:fldCharType="separate"/>
            </w:r>
            <w:r>
              <w:rPr>
                <w:noProof/>
                <w:webHidden/>
              </w:rPr>
              <w:t>15</w:t>
            </w:r>
            <w:r>
              <w:rPr>
                <w:noProof/>
                <w:webHidden/>
              </w:rPr>
              <w:fldChar w:fldCharType="end"/>
            </w:r>
          </w:hyperlink>
        </w:p>
        <w:p>
          <w:r>
            <w:rPr>
              <w:b/>
              <w:bCs/>
              <w:noProof/>
            </w:rPr>
            <w:fldChar w:fldCharType="end"/>
          </w:r>
        </w:p>
      </w:sdtContent>
    </w:sdt>
    <w:p>
      <w:pPr>
        <w:spacing w:after="160" w:line="259" w:lineRule="auto"/>
        <w:rPr>
          <w:b/>
          <w:bCs/>
        </w:rPr>
      </w:pPr>
      <w:r>
        <w:rPr>
          <w:b/>
          <w:bCs/>
        </w:rPr>
        <w:br w:type="page"/>
      </w:r>
    </w:p>
    <w:p>
      <w:pPr>
        <w:pStyle w:val="Heading2"/>
        <w:rPr>
          <w:ins w:id="0" w:author="Basharat" w:date="2026-01-01T14:01:00Z"/>
          <w:sz w:val="24"/>
          <w:szCs w:val="24"/>
        </w:rPr>
        <w:sectPr>
          <w:footerReference w:type="default" r:id="rId9"/>
          <w:pgSz w:w="12240" w:h="15840"/>
          <w:pgMar w:top="1440" w:right="1440" w:bottom="144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p>
    <w:p>
      <w:pPr>
        <w:pStyle w:val="Heading2"/>
        <w:rPr>
          <w:sz w:val="24"/>
          <w:szCs w:val="24"/>
        </w:rPr>
      </w:pPr>
      <w:bookmarkStart w:id="1" w:name="_Toc219205423"/>
      <w:r>
        <w:rPr>
          <w:sz w:val="24"/>
          <w:szCs w:val="24"/>
        </w:rPr>
        <w:lastRenderedPageBreak/>
        <w:t>CHAPTER NO. 1</w:t>
      </w:r>
      <w:bookmarkEnd w:id="1"/>
    </w:p>
    <w:p>
      <w:pPr>
        <w:spacing w:before="100" w:beforeAutospacing="1" w:after="100" w:afterAutospacing="1" w:line="360" w:lineRule="auto"/>
        <w:jc w:val="both"/>
        <w:outlineLvl w:val="2"/>
        <w:rPr>
          <w:b/>
          <w:bCs/>
        </w:rPr>
      </w:pPr>
      <w:bookmarkStart w:id="2" w:name="_Toc219205424"/>
      <w:r>
        <w:rPr>
          <w:b/>
          <w:bCs/>
        </w:rPr>
        <w:t>1.1 Introduction of the Project</w:t>
      </w:r>
      <w:bookmarkEnd w:id="2"/>
    </w:p>
    <w:p>
      <w:pPr>
        <w:spacing w:before="100" w:beforeAutospacing="1" w:after="100" w:afterAutospacing="1" w:line="360" w:lineRule="auto"/>
        <w:jc w:val="both"/>
      </w:pPr>
      <w:r>
        <w:t xml:space="preserve">Every business needs money to run its operations and needs, buy equipment, tolls and other need of daily bases and grow. This money usually comes from two main sources debt (borrowed money) for barrow money you can get from banks of other institutes and equity (owners’ funds). The mix of these two sources is called the </w:t>
      </w:r>
      <w:r>
        <w:rPr>
          <w:b/>
          <w:bCs/>
        </w:rPr>
        <w:t>capital structure</w:t>
      </w:r>
      <w:r>
        <w:t xml:space="preserve"> of a firm. Choosing the right balance between debt and credit is very important because it depend how company run the business with this money and avoid from short of money because its need to pay these stakeholders on time payment, how much profit it makes, and how stable it remains in the long run business alive.</w:t>
      </w:r>
    </w:p>
    <w:p>
      <w:pPr>
        <w:spacing w:before="100" w:beforeAutospacing="1" w:after="100" w:afterAutospacing="1" w:line="360" w:lineRule="auto"/>
        <w:jc w:val="both"/>
      </w:pPr>
      <w:r>
        <w:t xml:space="preserve">This project, titled </w:t>
      </w:r>
      <w:r>
        <w:rPr>
          <w:b/>
          <w:bCs/>
        </w:rPr>
        <w:t>“Impact of Capital Structure on Firm Performance: A Case Study of the Cement Sector of Pakistan,”</w:t>
      </w:r>
      <w:r>
        <w:t xml:space="preserve"> focuses on studying how the capital structure affects the business performance of cement companies in Pakistan, it looks at how the use of debt and equity impacts on company profitability, return on assets (ROA), and return on equity (ROE). The cement industry is chosen because it plays a big role in Pakistani’s economy to grow the GDP of the country, its support over growth of the business.</w:t>
      </w:r>
    </w:p>
    <w:p>
      <w:pPr>
        <w:spacing w:before="100" w:beforeAutospacing="1" w:after="100" w:afterAutospacing="1" w:line="360" w:lineRule="auto"/>
        <w:jc w:val="both"/>
      </w:pPr>
      <w:r>
        <w:t>The main reason for doing this research is that companies in the cement sector often face challenges in deciding how much debt or equity they should use to run the business without shortage of money because shortage of cashflow reduce the company image in stakeholder eyes. Factors like changing interest rates, economic conditions, and government policies make these decisions making policies to run business in smooth way. Also, previous research in Pakistan has shown mixed results, some studies say debt helps performance of the company’s business, while others say it harms it because company do not control his dues amount. Because of this confusion, it is important to study this topic in more detail. The findings of this project will help managers, investors, to make the policies of the business how it’s going and finical decision make better financial decisions for improving the business performance in Pakistan cements industries.</w:t>
      </w:r>
    </w:p>
    <w:p>
      <w:pPr>
        <w:spacing w:after="160" w:line="259" w:lineRule="auto"/>
      </w:pPr>
    </w:p>
    <w:p>
      <w:pPr>
        <w:spacing w:before="100" w:beforeAutospacing="1" w:after="100" w:afterAutospacing="1" w:line="360" w:lineRule="auto"/>
        <w:jc w:val="both"/>
        <w:outlineLvl w:val="2"/>
        <w:rPr>
          <w:b/>
          <w:bCs/>
        </w:rPr>
      </w:pPr>
      <w:bookmarkStart w:id="3" w:name="_Toc219205425"/>
      <w:r>
        <w:rPr>
          <w:b/>
          <w:bCs/>
        </w:rPr>
        <w:lastRenderedPageBreak/>
        <w:t>1.2 Background of the Research</w:t>
      </w:r>
      <w:bookmarkEnd w:id="3"/>
    </w:p>
    <w:p>
      <w:pPr>
        <w:pStyle w:val="NormalWeb"/>
        <w:spacing w:line="360" w:lineRule="auto"/>
        <w:jc w:val="both"/>
      </w:pPr>
      <w:r>
        <w:t xml:space="preserve">The cement industry in Pakistan is a major business in this category of its industrial economy to grow the country economy boost. According to one recent study, the sector contributes around </w:t>
      </w:r>
      <w:r>
        <w:rPr>
          <w:rStyle w:val="Strong"/>
        </w:rPr>
        <w:t>1 % of the country’s GDP</w:t>
      </w:r>
      <w:r>
        <w:t xml:space="preserve">, employs over </w:t>
      </w:r>
      <w:r>
        <w:rPr>
          <w:rStyle w:val="Strong"/>
        </w:rPr>
        <w:t>400,000 workers</w:t>
      </w:r>
      <w:r>
        <w:t xml:space="preserve"> directly and indirectly, and is among the top 15 global producers with an installed capacity approaching </w:t>
      </w:r>
      <w:r>
        <w:rPr>
          <w:rStyle w:val="Strong"/>
        </w:rPr>
        <w:t>80–85milliontons</w:t>
      </w:r>
      <w:r>
        <w:t>.</w:t>
      </w:r>
    </w:p>
    <w:p>
      <w:pPr>
        <w:pStyle w:val="NormalWeb"/>
        <w:spacing w:line="360" w:lineRule="auto"/>
        <w:jc w:val="both"/>
      </w:pPr>
      <w:r>
        <w:br/>
        <w:t xml:space="preserve">In year 24–25, the installed capacity was reported at about </w:t>
      </w:r>
      <w:r>
        <w:rPr>
          <w:rStyle w:val="Strong"/>
        </w:rPr>
        <w:t>84.58 million tons</w:t>
      </w:r>
      <w:r>
        <w:t>, up from roughly 45.62 million tons in year 15–16 showing how rapidly capacity has grown.</w:t>
      </w:r>
      <w:r>
        <w:br/>
        <w:t xml:space="preserve">Despite that growth, actual utilization is much lower: e.g., one report cites utilization at </w:t>
      </w:r>
      <w:r>
        <w:rPr>
          <w:b/>
          <w:bCs/>
        </w:rPr>
        <w:t>around 55-60 %</w:t>
      </w:r>
      <w:r>
        <w:t xml:space="preserve"> (production of 45–50 million tons on capacity of ~80 million) in recent years. </w:t>
      </w:r>
    </w:p>
    <w:p>
      <w:pPr>
        <w:pStyle w:val="NormalWeb"/>
        <w:spacing w:line="360" w:lineRule="auto"/>
        <w:jc w:val="both"/>
      </w:pPr>
      <w:r>
        <w:t xml:space="preserve">This context matters for the topic of </w:t>
      </w:r>
      <w:r>
        <w:rPr>
          <w:rStyle w:val="Strong"/>
        </w:rPr>
        <w:t>capital structure and firm performance</w:t>
      </w:r>
      <w:r>
        <w:t xml:space="preserve">. As firms in the </w:t>
      </w:r>
      <w:r>
        <w:rPr>
          <w:b/>
          <w:bCs/>
        </w:rPr>
        <w:t>cement</w:t>
      </w:r>
      <w:r>
        <w:t xml:space="preserve"> sector expand capacity and capability to produce more product with quality, they face major financing decisions: how much to borrow (debt), how much to raise equity, and how to manage risk in a sector subject to fluctuating demand side of the business, high input costs (energy, fuel), and policy uncertainty. E.g., one review found that the industry’s average debt-to-equity ratio had fallen from about 143 % in 2010 to less than 60 % by 2017, indicating significant shifts in how companies are financing growth decrement in cements industries.</w:t>
      </w:r>
    </w:p>
    <w:p>
      <w:pPr>
        <w:pStyle w:val="NormalWeb"/>
        <w:spacing w:line="360" w:lineRule="auto"/>
        <w:jc w:val="both"/>
      </w:pPr>
      <w:r>
        <w:t>Moreover, previous empirical work on capital structure often gives mixed results, some studies show that higher leverage improves firm performance (by using cheaper debt), while others show it can hurt performance (if risk becomes too large, interest costs too high, or the firm loses flexibility and debates amount increase with interest rate increase from the government). In the cement sector of Pakistan, these dynamics are especially complex because of external pressures: construction slowdowns, rising energy and transport costs, currency depreciation, and export competition are all relevant.</w:t>
      </w:r>
    </w:p>
    <w:p>
      <w:pPr>
        <w:pStyle w:val="NormalWeb"/>
        <w:spacing w:line="360" w:lineRule="auto"/>
        <w:jc w:val="both"/>
      </w:pPr>
      <w:r>
        <w:lastRenderedPageBreak/>
        <w:t xml:space="preserve">Therefore, studying the capital structure–performance link </w:t>
      </w:r>
      <w:r>
        <w:rPr>
          <w:rStyle w:val="Strong"/>
        </w:rPr>
        <w:t>within the cement sector of Pakistan</w:t>
      </w:r>
      <w:r>
        <w:t xml:space="preserve"> is vital roles in his business. It allows us to understand how firms are coping in a resource-intensive, capital-intensive industry under challenging macroeconomic conditions, and how their financing choices translate into operational and financial results.</w:t>
      </w:r>
    </w:p>
    <w:p>
      <w:pPr>
        <w:spacing w:before="100" w:beforeAutospacing="1" w:after="100" w:afterAutospacing="1" w:line="360" w:lineRule="auto"/>
        <w:jc w:val="both"/>
        <w:outlineLvl w:val="2"/>
        <w:rPr>
          <w:b/>
          <w:bCs/>
        </w:rPr>
      </w:pPr>
      <w:bookmarkStart w:id="4" w:name="_Toc219205426"/>
      <w:r>
        <w:rPr>
          <w:b/>
          <w:bCs/>
        </w:rPr>
        <w:t>1.3 Objective of the Study</w:t>
      </w:r>
      <w:bookmarkEnd w:id="4"/>
    </w:p>
    <w:p>
      <w:pPr>
        <w:pStyle w:val="NormalWeb"/>
        <w:spacing w:line="360" w:lineRule="auto"/>
        <w:jc w:val="both"/>
      </w:pPr>
      <w:r>
        <w:t>The basic objective of the study is:</w:t>
      </w:r>
    </w:p>
    <w:p>
      <w:pPr>
        <w:pStyle w:val="NormalWeb"/>
        <w:spacing w:line="360" w:lineRule="auto"/>
        <w:jc w:val="both"/>
      </w:pPr>
      <w:r>
        <w:rPr>
          <w:rStyle w:val="Strong"/>
        </w:rPr>
        <w:t>To examine the relationship between capital structure and firm performance in the cement sector of Pakistan.</w:t>
      </w:r>
    </w:p>
    <w:p>
      <w:pPr>
        <w:spacing w:before="100" w:beforeAutospacing="1" w:after="100" w:afterAutospacing="1" w:line="360" w:lineRule="auto"/>
        <w:jc w:val="both"/>
        <w:outlineLvl w:val="2"/>
        <w:rPr>
          <w:b/>
          <w:bCs/>
        </w:rPr>
      </w:pPr>
      <w:bookmarkStart w:id="5" w:name="_Toc219205427"/>
      <w:r>
        <w:rPr>
          <w:b/>
          <w:bCs/>
        </w:rPr>
        <w:t>1.4 Significance of the Study</w:t>
      </w:r>
      <w:bookmarkEnd w:id="5"/>
    </w:p>
    <w:p>
      <w:pPr>
        <w:pStyle w:val="NormalWeb"/>
        <w:spacing w:line="360" w:lineRule="auto"/>
        <w:jc w:val="both"/>
      </w:pPr>
      <w:r>
        <w:t>This study is important because it helps to understand how financial decisions can take in effective performance of cement industries in Pakistan business. The results will show whether using more debt or more equity helps a company become more profitable and stable for run business for long time survival of the business. Since the cement sector plays a key role in Pakistan’s economy, and increases GDP of the country the findings of this research can be useful for many people including company managers, stakeholders’ investors, financial analysts, and policymakers to understand the current situation of the business.</w:t>
      </w:r>
    </w:p>
    <w:p>
      <w:pPr>
        <w:pStyle w:val="NormalWeb"/>
        <w:spacing w:line="360" w:lineRule="auto"/>
        <w:jc w:val="both"/>
      </w:pPr>
      <w:r>
        <w:t>The outcomes of this research will provide clear indication about the relationship between capital structure and firm performance. This can help managers make smarter financing policies and if need make finance from the bank or other institute, reduce financial risks, and improve the overall performance of their firms. It will also help investors identify companies that use the best mix of debt and equity to achieve higher returns.</w:t>
      </w:r>
    </w:p>
    <w:p>
      <w:pPr>
        <w:pStyle w:val="NormalWeb"/>
        <w:spacing w:line="360" w:lineRule="auto"/>
        <w:jc w:val="both"/>
      </w:pPr>
      <w:r>
        <w:t xml:space="preserve">In addition, the study will contribute to existing research by focusing specifically on the cement sector of Pakistan, which has not been deeply studied in this context before how it’s important for Pakistan economy growing. It will update and expand of the companies and the existing knowledge with current data and local industry insights provide clear </w:t>
      </w:r>
      <w:r>
        <w:lastRenderedPageBreak/>
        <w:t>indication about business. The results may also guide government agencies and financial institutions in developing better financial policies and support systems for the industrial sector.</w:t>
      </w:r>
    </w:p>
    <w:p>
      <w:pPr>
        <w:spacing w:after="160" w:line="259" w:lineRule="auto"/>
        <w:rPr>
          <w:b/>
          <w:bCs/>
        </w:rPr>
      </w:pPr>
      <w:r>
        <w:t>Overall, this research will not only add value to academic purpose it’s also add value full knowledge but also offer practical benefits by helping improve financial management and decision-making in Pakistan’s cement industry to boost the business and grow for long run business.</w:t>
      </w:r>
      <w:r>
        <w:rPr>
          <w:b/>
          <w:bCs/>
        </w:rPr>
        <w:br w:type="page"/>
      </w:r>
    </w:p>
    <w:p>
      <w:pPr>
        <w:pStyle w:val="Heading2"/>
        <w:rPr>
          <w:sz w:val="24"/>
          <w:szCs w:val="24"/>
        </w:rPr>
      </w:pPr>
      <w:bookmarkStart w:id="6" w:name="_Toc219205428"/>
      <w:r>
        <w:rPr>
          <w:sz w:val="24"/>
          <w:szCs w:val="24"/>
        </w:rPr>
        <w:lastRenderedPageBreak/>
        <w:t>CHAPTER NO. 2</w:t>
      </w:r>
      <w:bookmarkEnd w:id="6"/>
    </w:p>
    <w:p>
      <w:pPr>
        <w:spacing w:before="100" w:beforeAutospacing="1" w:after="100" w:afterAutospacing="1" w:line="360" w:lineRule="auto"/>
        <w:jc w:val="both"/>
        <w:outlineLvl w:val="2"/>
        <w:rPr>
          <w:b/>
          <w:bCs/>
        </w:rPr>
      </w:pPr>
      <w:bookmarkStart w:id="7" w:name="_Toc219205429"/>
      <w:r>
        <w:rPr>
          <w:b/>
          <w:bCs/>
        </w:rPr>
        <w:t>2.1 Literature Review</w:t>
      </w:r>
      <w:bookmarkEnd w:id="7"/>
    </w:p>
    <w:p>
      <w:pPr>
        <w:spacing w:before="100" w:beforeAutospacing="1" w:after="100" w:afterAutospacing="1" w:line="360" w:lineRule="auto"/>
        <w:jc w:val="both"/>
      </w:pPr>
      <w:r>
        <w:t xml:space="preserve">The literature review is an elaborate discussion and critical analysis of the studies conducted on the topic of capital structure and firm performance in the past. Capital structure is the mix of debt and equity applied by a firm in order to fund its business operations. </w:t>
      </w:r>
      <w:sdt>
        <w:sdtPr>
          <w:id w:val="2066682258"/>
          <w:citation/>
        </w:sdtPr>
        <w:sdtContent>
          <w:r>
            <w:fldChar w:fldCharType="begin"/>
          </w:r>
          <w:r>
            <w:instrText xml:space="preserve"> CITATION Fra581 \l 1033 </w:instrText>
          </w:r>
          <w:r>
            <w:fldChar w:fldCharType="separate"/>
          </w:r>
          <w:r>
            <w:rPr>
              <w:noProof/>
            </w:rPr>
            <w:t>(Franco Modigliani, 1958)</w:t>
          </w:r>
          <w:r>
            <w:fldChar w:fldCharType="end"/>
          </w:r>
        </w:sdtContent>
      </w:sdt>
      <w:r>
        <w:t>The profitability measures used to measure firm performance usually include the return on assets (ROA) and the return on equity (ROE).</w:t>
      </w:r>
      <w:sdt>
        <w:sdtPr>
          <w:id w:val="1361250528"/>
          <w:citation/>
        </w:sdtPr>
        <w:sdtContent>
          <w:r>
            <w:fldChar w:fldCharType="begin"/>
          </w:r>
          <w:r>
            <w:instrText xml:space="preserve"> CITATION Ste15 \l 1033 </w:instrText>
          </w:r>
          <w:r>
            <w:fldChar w:fldCharType="separate"/>
          </w:r>
          <w:r>
            <w:rPr>
              <w:noProof/>
            </w:rPr>
            <w:t xml:space="preserve"> (Stephen A. Ross, 2015)</w:t>
          </w:r>
          <w:r>
            <w:fldChar w:fldCharType="end"/>
          </w:r>
        </w:sdtContent>
      </w:sdt>
    </w:p>
    <w:p>
      <w:pPr>
        <w:spacing w:before="100" w:beforeAutospacing="1" w:after="100" w:afterAutospacing="1" w:line="360" w:lineRule="auto"/>
        <w:jc w:val="both"/>
      </w:pPr>
      <w:r>
        <w:t>The issue of capital structure and its influence on firm performance has been examined by many researchers in various countries and industries. Certain research studies determined that debt is better in improving firm performance owing to the fact that debt is generally cheaper than equity has tax advantages.</w:t>
      </w:r>
      <w:sdt>
        <w:sdtPr>
          <w:id w:val="84282011"/>
          <w:citation/>
        </w:sdtPr>
        <w:sdtContent>
          <w:r>
            <w:fldChar w:fldCharType="begin"/>
          </w:r>
          <w:r>
            <w:instrText xml:space="preserve"> CITATION Ste01 \l 1033 </w:instrText>
          </w:r>
          <w:r>
            <w:fldChar w:fldCharType="separate"/>
          </w:r>
          <w:r>
            <w:rPr>
              <w:noProof/>
            </w:rPr>
            <w:t xml:space="preserve"> (Myers, 2001)</w:t>
          </w:r>
          <w:r>
            <w:fldChar w:fldCharType="end"/>
          </w:r>
        </w:sdtContent>
      </w:sdt>
      <w:r>
        <w:t xml:space="preserve"> The argument in these studies is that debt financing will be able to boost efficiency and profitability as applied. This is regarded as the advantage of the previous studies as it emphasizes the beneficial role of the financial leverage.</w:t>
      </w:r>
      <w:sdt>
        <w:sdtPr>
          <w:id w:val="1648856471"/>
          <w:citation/>
        </w:sdtPr>
        <w:sdtContent>
          <w:r>
            <w:fldChar w:fldCharType="begin"/>
          </w:r>
          <w:r>
            <w:instrText xml:space="preserve"> CITATION Mic86 \l 1033 </w:instrText>
          </w:r>
          <w:r>
            <w:fldChar w:fldCharType="separate"/>
          </w:r>
          <w:r>
            <w:rPr>
              <w:noProof/>
            </w:rPr>
            <w:t xml:space="preserve"> (Jensen, 1986)</w:t>
          </w:r>
          <w:r>
            <w:fldChar w:fldCharType="end"/>
          </w:r>
        </w:sdtContent>
      </w:sdt>
    </w:p>
    <w:p>
      <w:pPr>
        <w:spacing w:before="100" w:beforeAutospacing="1" w:after="100" w:afterAutospacing="1" w:line="360" w:lineRule="auto"/>
        <w:jc w:val="both"/>
      </w:pPr>
      <w:r>
        <w:t>In other studies, however, it was noted that capital structure and firm performance had a negative relationship. These researchers elaborate those high levels of debts add financial risk, interest burden, and financial distress possibilities. Consequently, the profitability can decrease.</w:t>
      </w:r>
      <w:sdt>
        <w:sdtPr>
          <w:id w:val="-1656675716"/>
          <w:citation/>
        </w:sdtPr>
        <w:sdtContent>
          <w:r>
            <w:fldChar w:fldCharType="begin"/>
          </w:r>
          <w:r>
            <w:instrText xml:space="preserve"> CITATION She88 \l 1033 </w:instrText>
          </w:r>
          <w:r>
            <w:fldChar w:fldCharType="separate"/>
          </w:r>
          <w:r>
            <w:rPr>
              <w:noProof/>
            </w:rPr>
            <w:t xml:space="preserve"> (Sheridan Titman, 1988)</w:t>
          </w:r>
          <w:r>
            <w:fldChar w:fldCharType="end"/>
          </w:r>
        </w:sdtContent>
      </w:sdt>
      <w:r>
        <w:t xml:space="preserve"> One of the shortcomings of the previous studies is that they consider only one or another sector or one indicator of finances, which restricts the extrapolation of findings.</w:t>
      </w:r>
      <w:sdt>
        <w:sdtPr>
          <w:id w:val="-1605563794"/>
          <w:citation/>
        </w:sdtPr>
        <w:sdtContent>
          <w:r>
            <w:fldChar w:fldCharType="begin"/>
          </w:r>
          <w:r>
            <w:instrText xml:space="preserve"> CITATION Mil91 \l 1033 </w:instrText>
          </w:r>
          <w:r>
            <w:fldChar w:fldCharType="separate"/>
          </w:r>
          <w:r>
            <w:rPr>
              <w:noProof/>
            </w:rPr>
            <w:t xml:space="preserve"> (Milton Harris, 1991)</w:t>
          </w:r>
          <w:r>
            <w:fldChar w:fldCharType="end"/>
          </w:r>
        </w:sdtContent>
      </w:sdt>
    </w:p>
    <w:p>
      <w:pPr>
        <w:spacing w:before="100" w:beforeAutospacing="1" w:after="100" w:afterAutospacing="1" w:line="360" w:lineRule="auto"/>
        <w:jc w:val="both"/>
      </w:pPr>
      <w:r>
        <w:t xml:space="preserve">The results are inconclusive in the case of the developing nations such as Pakistan. According to some of the studies done on Pakistani firms, too much debt is a negative factor to performance owing to high interest rates, inflation and economic instability. </w:t>
      </w:r>
      <w:sdt>
        <w:sdtPr>
          <w:id w:val="750702694"/>
          <w:citation/>
        </w:sdtPr>
        <w:sdtContent>
          <w:r>
            <w:fldChar w:fldCharType="begin"/>
          </w:r>
          <w:r>
            <w:instrText xml:space="preserve"> CITATION Nad11 \l 1033 </w:instrText>
          </w:r>
          <w:r>
            <w:fldChar w:fldCharType="separate"/>
          </w:r>
          <w:r>
            <w:rPr>
              <w:noProof/>
            </w:rPr>
            <w:t>(Nadeem Ahmed Sheikh, 2011)</w:t>
          </w:r>
          <w:r>
            <w:fldChar w:fldCharType="end"/>
          </w:r>
        </w:sdtContent>
      </w:sdt>
      <w:r>
        <w:t>There have been other studies proposing that moderate use of debt can enhance performance in case the firms manage their finances effectively.</w:t>
      </w:r>
      <w:sdt>
        <w:sdtPr>
          <w:id w:val="318153164"/>
          <w:citation/>
        </w:sdtPr>
        <w:sdtContent>
          <w:r>
            <w:fldChar w:fldCharType="begin"/>
          </w:r>
          <w:r>
            <w:instrText xml:space="preserve"> CITATION Att07 \l 1033 </w:instrText>
          </w:r>
          <w:r>
            <w:fldChar w:fldCharType="separate"/>
          </w:r>
          <w:r>
            <w:rPr>
              <w:noProof/>
            </w:rPr>
            <w:t xml:space="preserve"> (Attiya Shah, 2007)</w:t>
          </w:r>
          <w:r>
            <w:fldChar w:fldCharType="end"/>
          </w:r>
        </w:sdtContent>
      </w:sdt>
    </w:p>
    <w:p>
      <w:pPr>
        <w:spacing w:before="100" w:beforeAutospacing="1" w:after="100" w:afterAutospacing="1" w:line="360" w:lineRule="auto"/>
        <w:jc w:val="both"/>
      </w:pPr>
      <w:r>
        <w:lastRenderedPageBreak/>
        <w:t>There are hardly any studies which concentrate on Pakistan cement industry. Cement is a capital-intensive industry that demands a lot of investment in machinery, energy and infrastructure.</w:t>
      </w:r>
      <w:sdt>
        <w:sdtPr>
          <w:id w:val="36166925"/>
          <w:citation/>
        </w:sdtPr>
        <w:sdtContent>
          <w:r>
            <w:fldChar w:fldCharType="begin"/>
          </w:r>
          <w:r>
            <w:instrText xml:space="preserve"> CITATION Tal11 \l 1033 </w:instrText>
          </w:r>
          <w:r>
            <w:fldChar w:fldCharType="separate"/>
          </w:r>
          <w:r>
            <w:rPr>
              <w:noProof/>
            </w:rPr>
            <w:t xml:space="preserve"> (Talat Afza, 2011)</w:t>
          </w:r>
          <w:r>
            <w:fldChar w:fldCharType="end"/>
          </w:r>
        </w:sdtContent>
      </w:sdt>
      <w:r>
        <w:t xml:space="preserve"> Cement companies are usually financed through debt financing due to such high capital requirements. Simultaneously, such issues like unstable demand, increased energy prices, and political uncertainty are also present in this sector. These is what complicates capital structure decisions.</w:t>
      </w:r>
      <w:sdt>
        <w:sdtPr>
          <w:id w:val="2051184153"/>
          <w:citation/>
        </w:sdtPr>
        <w:sdtContent>
          <w:r>
            <w:fldChar w:fldCharType="begin"/>
          </w:r>
          <w:r>
            <w:instrText xml:space="preserve"> CITATION Sta22 \l 1033 </w:instrText>
          </w:r>
          <w:r>
            <w:fldChar w:fldCharType="separate"/>
          </w:r>
          <w:r>
            <w:rPr>
              <w:noProof/>
            </w:rPr>
            <w:t xml:space="preserve"> (Pakistan, 2022)</w:t>
          </w:r>
          <w:r>
            <w:fldChar w:fldCharType="end"/>
          </w:r>
        </w:sdtContent>
      </w:sdt>
    </w:p>
    <w:p>
      <w:pPr>
        <w:spacing w:before="100" w:beforeAutospacing="1" w:after="100" w:afterAutospacing="1" w:line="360" w:lineRule="auto"/>
        <w:jc w:val="both"/>
      </w:pPr>
      <w:r>
        <w:t>Having conducted a review of the literature that is in place, it is apparent that even though a substantial number of literatures are researched on capital structure and the performance of the firms, there is a lack of research on the cement industry of Pakistan through primary data. This demonstrates a high level of research gap. Hence, the proposed research is expected to seal this gap by investigating the relationship between the capital structure and the performance of firms in the cement industry of Pakistan and determining the variables to be used in the proposed study.</w:t>
      </w:r>
    </w:p>
    <w:p>
      <w:pPr>
        <w:spacing w:before="100" w:beforeAutospacing="1" w:after="100" w:afterAutospacing="1" w:line="360" w:lineRule="auto"/>
        <w:jc w:val="both"/>
        <w:outlineLvl w:val="2"/>
        <w:rPr>
          <w:b/>
          <w:bCs/>
        </w:rPr>
      </w:pPr>
      <w:bookmarkStart w:id="8" w:name="_Toc219205430"/>
      <w:r>
        <w:rPr>
          <w:b/>
          <w:bCs/>
        </w:rPr>
        <w:t>2.2 Theoretical Framework</w:t>
      </w:r>
      <w:bookmarkEnd w:id="8"/>
    </w:p>
    <w:p>
      <w:pPr>
        <w:spacing w:before="100" w:beforeAutospacing="1" w:after="100" w:afterAutospacing="1" w:line="360" w:lineRule="auto"/>
        <w:jc w:val="both"/>
      </w:pPr>
      <w:r>
        <w:t>This research is conducted on the basis of the theoretical framework. It introduces the key theories of capital structure and the ways in which the theories inform the connection between the capital structure and the performance of a firm.</w:t>
      </w:r>
    </w:p>
    <w:p>
      <w:pPr>
        <w:spacing w:before="100" w:beforeAutospacing="1" w:after="100" w:afterAutospacing="1" w:line="360" w:lineRule="auto"/>
        <w:jc w:val="both"/>
      </w:pPr>
      <w:r>
        <w:t xml:space="preserve">The </w:t>
      </w:r>
      <w:r>
        <w:rPr>
          <w:b/>
          <w:bCs/>
        </w:rPr>
        <w:t>Modigliani and Miller Theory</w:t>
      </w:r>
      <w:r>
        <w:t xml:space="preserve"> is one of the most significant theories suggested by Modigliani and Miller. According to this theory, at the perfect market conditions, capital structure has no influence on the firm value. But under a real-world setting, markets are not perfect and issues like taxes, cost of bankruptcy and agency problems affect performance of firms.</w:t>
      </w:r>
    </w:p>
    <w:p>
      <w:pPr>
        <w:spacing w:before="100" w:beforeAutospacing="1" w:after="100" w:afterAutospacing="1" w:line="360" w:lineRule="auto"/>
        <w:jc w:val="both"/>
      </w:pPr>
      <w:r>
        <w:t xml:space="preserve">The </w:t>
      </w:r>
      <w:r>
        <w:rPr>
          <w:b/>
          <w:bCs/>
        </w:rPr>
        <w:t>Trade-Off Theory</w:t>
      </w:r>
      <w:r>
        <w:t xml:space="preserve"> elucidates that companies will pick an optimal capital structure by balancing the advantages of debt (tax-saving) with the disadvantages of debt (financial distress). This theory is very significant to the cement industry where companies should cautiously handle debt as the cost of running in the industry is high and the market is uncertain.</w:t>
      </w:r>
    </w:p>
    <w:p>
      <w:pPr>
        <w:spacing w:after="160" w:line="259" w:lineRule="auto"/>
      </w:pPr>
      <w:r>
        <w:lastRenderedPageBreak/>
        <w:t>According to these theories, the theoretical framework of the present study presupposes that the capital structure (independent variable) can contribute to the firm performance considerably (dependent variable). It is a framework that assists in the formulation of research questions and hypotheses and offers a clear guideline of conducting the research.</w:t>
      </w:r>
    </w:p>
    <w:p>
      <w:pPr>
        <w:spacing w:before="100" w:beforeAutospacing="1" w:after="100" w:afterAutospacing="1" w:line="360" w:lineRule="auto"/>
        <w:jc w:val="both"/>
        <w:outlineLvl w:val="2"/>
        <w:rPr>
          <w:b/>
          <w:bCs/>
        </w:rPr>
      </w:pPr>
      <w:bookmarkStart w:id="9" w:name="_Toc219205431"/>
      <w:r>
        <w:rPr>
          <w:b/>
          <w:bCs/>
        </w:rPr>
        <w:t>2.3 Variables of the Study</w:t>
      </w:r>
      <w:bookmarkEnd w:id="9"/>
    </w:p>
    <w:p>
      <w:pPr>
        <w:spacing w:line="360" w:lineRule="auto"/>
      </w:pPr>
      <w:r>
        <w:t>This study includes the following variables:</w:t>
      </w:r>
    </w:p>
    <w:p>
      <w:pPr>
        <w:spacing w:line="360" w:lineRule="auto"/>
      </w:pPr>
      <w:r>
        <w:t>Independent Variable (Capital Structure):</w:t>
      </w:r>
    </w:p>
    <w:p>
      <w:pPr>
        <w:spacing w:line="360" w:lineRule="auto"/>
      </w:pPr>
      <w:r>
        <w:t>Debt-to-Equity Ratio (DER)</w:t>
      </w:r>
    </w:p>
    <w:p>
      <w:pPr>
        <w:spacing w:line="360" w:lineRule="auto"/>
      </w:pPr>
      <w:r>
        <w:t>Debt-to-Assets Ratio (DAR)</w:t>
      </w:r>
    </w:p>
    <w:p>
      <w:pPr>
        <w:spacing w:line="360" w:lineRule="auto"/>
      </w:pPr>
      <w:r>
        <w:t>Dependent Variable (Firm Performance):</w:t>
      </w:r>
    </w:p>
    <w:p>
      <w:pPr>
        <w:spacing w:line="360" w:lineRule="auto"/>
      </w:pPr>
      <w:r>
        <w:t>Return on Assets (ROA)</w:t>
      </w:r>
    </w:p>
    <w:p>
      <w:pPr>
        <w:spacing w:line="360" w:lineRule="auto"/>
      </w:pPr>
      <w:r>
        <w:t>Return on Equity (ROE)</w:t>
      </w:r>
    </w:p>
    <w:p>
      <w:pPr>
        <w:spacing w:line="360" w:lineRule="auto"/>
      </w:pPr>
    </w:p>
    <w:p>
      <w:pPr>
        <w:spacing w:before="100" w:beforeAutospacing="1" w:after="100" w:afterAutospacing="1" w:line="360" w:lineRule="auto"/>
        <w:jc w:val="both"/>
        <w:outlineLvl w:val="2"/>
        <w:rPr>
          <w:b/>
          <w:bCs/>
        </w:rPr>
      </w:pPr>
      <w:bookmarkStart w:id="10" w:name="_Toc219205432"/>
      <w:r>
        <w:rPr>
          <w:b/>
          <w:bCs/>
        </w:rPr>
        <w:t>2.4 Regression Model</w:t>
      </w:r>
      <w:bookmarkEnd w:id="10"/>
    </w:p>
    <w:p>
      <w:pPr>
        <w:spacing w:line="360" w:lineRule="auto"/>
      </w:pPr>
      <w:r>
        <w:t>To examine the relationship between capital structure and firm performance, the following regression equations are proposed:</w:t>
      </w:r>
    </w:p>
    <w:p>
      <w:pPr>
        <w:spacing w:line="360" w:lineRule="auto"/>
      </w:pPr>
      <w:r>
        <w:t>Model 1 (Firm Performance measured by ROA):</w:t>
      </w:r>
    </w:p>
    <w:p>
      <w:pPr>
        <w:spacing w:line="360" w:lineRule="auto"/>
        <w:rPr>
          <w:rStyle w:val="mord"/>
        </w:rPr>
      </w:pPr>
      <m:oMathPara>
        <m:oMath>
          <m:r>
            <m:rPr>
              <m:sty m:val="p"/>
            </m:rPr>
            <w:rPr>
              <w:rStyle w:val="mord"/>
              <w:rFonts w:ascii="Cambria Math" w:eastAsiaTheme="minorHAnsi" w:hAnsi="Cambria Math"/>
            </w:rPr>
            <m:t>ROA</m:t>
          </m:r>
          <m:r>
            <m:rPr>
              <m:sty m:val="p"/>
            </m:rPr>
            <w:rPr>
              <w:rStyle w:val="mrel"/>
              <w:rFonts w:ascii="Cambria Math" w:eastAsiaTheme="minorHAnsi" w:hAnsi="Cambria Math"/>
            </w:rPr>
            <m:t>=</m:t>
          </m:r>
          <m:r>
            <m:rPr>
              <m:sty m:val="p"/>
            </m:rPr>
            <w:rPr>
              <w:rStyle w:val="mord"/>
              <w:rFonts w:ascii="Cambria Math" w:eastAsiaTheme="minorHAnsi" w:hAnsi="Cambria Math"/>
            </w:rPr>
            <m:t>β0</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eastAsiaTheme="minorHAnsi" w:hAnsi="Cambria Math"/>
            </w:rPr>
            <m:t>β1</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Theme="minorHAnsi" w:hAnsi="Cambria Math"/>
            </w:rPr>
            <m:t>DER</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eastAsiaTheme="minorHAnsi" w:hAnsi="Cambria Math"/>
            </w:rPr>
            <m:t>β2</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Theme="minorHAnsi" w:hAnsi="Cambria Math"/>
            </w:rPr>
            <m:t>DAR</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eastAsiaTheme="minorHAnsi" w:hAnsi="Cambria Math"/>
            </w:rPr>
            <m:t>ε</m:t>
          </m:r>
        </m:oMath>
      </m:oMathPara>
    </w:p>
    <w:p>
      <w:pPr>
        <w:spacing w:line="360" w:lineRule="auto"/>
      </w:pPr>
      <w:r>
        <w:t>Model 2 (Firm Performance measured by ROE):</w:t>
      </w:r>
    </w:p>
    <w:p>
      <w:pPr>
        <w:spacing w:line="360" w:lineRule="auto"/>
      </w:pPr>
      <m:oMathPara>
        <m:oMath>
          <m:r>
            <m:rPr>
              <m:sty m:val="p"/>
            </m:rPr>
            <w:rPr>
              <w:rStyle w:val="mord"/>
              <w:rFonts w:ascii="Cambria Math" w:eastAsiaTheme="minorHAnsi" w:hAnsi="Cambria Math"/>
            </w:rPr>
            <m:t>ROE</m:t>
          </m:r>
          <m:r>
            <m:rPr>
              <m:sty m:val="p"/>
            </m:rPr>
            <w:rPr>
              <w:rStyle w:val="mrel"/>
              <w:rFonts w:ascii="Cambria Math" w:eastAsiaTheme="minorHAnsi" w:hAnsi="Cambria Math"/>
            </w:rPr>
            <m:t>=</m:t>
          </m:r>
          <m:r>
            <m:rPr>
              <m:sty m:val="p"/>
            </m:rPr>
            <w:rPr>
              <w:rStyle w:val="mord"/>
              <w:rFonts w:ascii="Cambria Math" w:eastAsiaTheme="minorHAnsi" w:hAnsi="Cambria Math"/>
            </w:rPr>
            <m:t>β0</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eastAsiaTheme="minorHAnsi" w:hAnsi="Cambria Math"/>
            </w:rPr>
            <m:t>β1</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Theme="minorHAnsi" w:hAnsi="Cambria Math"/>
            </w:rPr>
            <m:t>DER</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eastAsiaTheme="minorHAnsi" w:hAnsi="Cambria Math"/>
            </w:rPr>
            <m:t>β2</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Theme="minorHAnsi" w:hAnsi="Cambria Math"/>
            </w:rPr>
            <m:t>DAR</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eastAsiaTheme="minorHAnsi" w:hAnsi="Cambria Math"/>
            </w:rPr>
            <m:t>ε</m:t>
          </m:r>
        </m:oMath>
      </m:oMathPara>
    </w:p>
    <w:p>
      <w:pPr>
        <w:spacing w:line="360" w:lineRule="auto"/>
      </w:pPr>
      <w:r>
        <w:t>ROA = Return on Assets</w:t>
      </w:r>
    </w:p>
    <w:p>
      <w:pPr>
        <w:spacing w:line="360" w:lineRule="auto"/>
      </w:pPr>
      <w:r>
        <w:t>ROE = Return on Equity</w:t>
      </w:r>
    </w:p>
    <w:p>
      <w:pPr>
        <w:spacing w:line="360" w:lineRule="auto"/>
      </w:pPr>
      <w:r>
        <w:t>DER = Debt-to-Equity Ratio</w:t>
      </w:r>
    </w:p>
    <w:p>
      <w:pPr>
        <w:spacing w:line="360" w:lineRule="auto"/>
      </w:pPr>
      <w:r>
        <w:t>DAR = Debt-to-Assets Ratio</w:t>
      </w:r>
    </w:p>
    <w:p>
      <w:pPr>
        <w:spacing w:line="360" w:lineRule="auto"/>
      </w:pPr>
      <w:r>
        <w:t>β₀ = Constant</w:t>
      </w:r>
    </w:p>
    <w:p>
      <w:pPr>
        <w:spacing w:line="360" w:lineRule="auto"/>
      </w:pPr>
      <w:r>
        <w:t>β₁, β₂ = Regression coefficients</w:t>
      </w:r>
    </w:p>
    <w:p>
      <w:pPr>
        <w:spacing w:line="360" w:lineRule="auto"/>
      </w:pPr>
      <w:r>
        <w:t>ε = Error term</w:t>
      </w:r>
    </w:p>
    <w:p>
      <w:pPr>
        <w:spacing w:line="360" w:lineRule="auto"/>
      </w:pPr>
    </w:p>
    <w:p>
      <w:pPr>
        <w:spacing w:after="160" w:line="259" w:lineRule="auto"/>
        <w:rPr>
          <w:b/>
          <w:bCs/>
        </w:rPr>
      </w:pPr>
      <w:r>
        <w:rPr>
          <w:b/>
          <w:bCs/>
        </w:rPr>
        <w:br w:type="page"/>
      </w:r>
    </w:p>
    <w:p>
      <w:pPr>
        <w:spacing w:before="100" w:beforeAutospacing="1" w:after="100" w:afterAutospacing="1" w:line="360" w:lineRule="auto"/>
        <w:jc w:val="both"/>
        <w:outlineLvl w:val="2"/>
        <w:rPr>
          <w:b/>
          <w:bCs/>
        </w:rPr>
      </w:pPr>
      <w:bookmarkStart w:id="11" w:name="_Toc219205433"/>
      <w:r>
        <w:rPr>
          <w:b/>
          <w:bCs/>
        </w:rPr>
        <w:lastRenderedPageBreak/>
        <w:t>2.5 Relationship Between Variables According to Theory</w:t>
      </w:r>
      <w:bookmarkEnd w:id="11"/>
    </w:p>
    <w:p>
      <w:pPr>
        <w:spacing w:line="360" w:lineRule="auto"/>
        <w:rPr>
          <w:b/>
          <w:bCs/>
        </w:rPr>
      </w:pPr>
    </w:p>
    <w:p>
      <w:pPr>
        <w:spacing w:line="360" w:lineRule="auto"/>
      </w:pPr>
      <w:r>
        <w:t>As per the Trade-Off Theory, a firm’s use of debt helps drive up firm value due to the tax shields and lower costs associated with the use of debt up to a point. Beyond this point, the increases in financial risk and interest expense associated with the use of debt have a direct negative impact on firm value. Thus, a firm’s capital structure should have a direct impact on the value of the firms in the cement industry.</w:t>
      </w:r>
    </w:p>
    <w:p>
      <w:pPr>
        <w:spacing w:line="360" w:lineRule="auto"/>
      </w:pPr>
    </w:p>
    <w:p>
      <w:pPr>
        <w:spacing w:line="360" w:lineRule="auto"/>
      </w:pPr>
      <w:r>
        <w:t>The theory reinforces the idea that the impact of financing on the bottom-line and operational efficiency is most pronounced in the cement industry due to is capital-intensive nature.</w:t>
      </w:r>
    </w:p>
    <w:p>
      <w:pPr>
        <w:spacing w:line="360" w:lineRule="auto"/>
      </w:pPr>
    </w:p>
    <w:p>
      <w:pPr>
        <w:spacing w:before="100" w:beforeAutospacing="1" w:after="100" w:afterAutospacing="1" w:line="360" w:lineRule="auto"/>
        <w:jc w:val="both"/>
        <w:outlineLvl w:val="2"/>
        <w:rPr>
          <w:b/>
          <w:bCs/>
        </w:rPr>
      </w:pPr>
      <w:bookmarkStart w:id="12" w:name="_Toc219205434"/>
      <w:r>
        <w:rPr>
          <w:b/>
          <w:bCs/>
        </w:rPr>
        <w:t>2.6 Hypotheses of the Study</w:t>
      </w:r>
      <w:bookmarkEnd w:id="12"/>
    </w:p>
    <w:p>
      <w:pPr>
        <w:spacing w:line="360" w:lineRule="auto"/>
      </w:pPr>
    </w:p>
    <w:p>
      <w:pPr>
        <w:spacing w:line="360" w:lineRule="auto"/>
      </w:pPr>
      <w:r>
        <w:t xml:space="preserve">Drawing from the theoretical framework and literature review, the following hypotheses are constructed:  </w:t>
      </w:r>
    </w:p>
    <w:p>
      <w:pPr>
        <w:spacing w:line="360" w:lineRule="auto"/>
      </w:pPr>
      <w:r>
        <w:t xml:space="preserve">H₁: In the cement industry of Pakistan, capital structure significantly affects the performance of firms.  </w:t>
      </w:r>
    </w:p>
    <w:p>
      <w:pPr>
        <w:spacing w:line="360" w:lineRule="auto"/>
      </w:pPr>
      <w:r>
        <w:rPr>
          <w:b/>
          <w:bCs/>
        </w:rPr>
        <w:t>H₂:</w:t>
      </w:r>
      <w:r>
        <w:t xml:space="preserve"> There is a significant relationship between the Debt-to-Equity Ratio and Return on Assets (ROA).  </w:t>
      </w:r>
    </w:p>
    <w:p>
      <w:pPr>
        <w:spacing w:line="360" w:lineRule="auto"/>
        <w:rPr>
          <w:b/>
          <w:bCs/>
        </w:rPr>
      </w:pPr>
      <w:r>
        <w:rPr>
          <w:b/>
          <w:bCs/>
        </w:rPr>
        <w:t>H₃:</w:t>
      </w:r>
      <w:r>
        <w:t xml:space="preserve"> There is a significant relationship between the Debt-to-Assets Ratio and Return on Equity (ROE).</w:t>
      </w:r>
    </w:p>
    <w:p>
      <w:pPr>
        <w:spacing w:after="160" w:line="259" w:lineRule="auto"/>
        <w:rPr>
          <w:b/>
          <w:bCs/>
        </w:rPr>
      </w:pPr>
      <w:r>
        <w:rPr>
          <w:b/>
          <w:bCs/>
        </w:rPr>
        <w:br w:type="page"/>
      </w:r>
    </w:p>
    <w:p>
      <w:pPr>
        <w:spacing w:before="100" w:beforeAutospacing="1" w:after="100" w:afterAutospacing="1" w:line="360" w:lineRule="auto"/>
        <w:jc w:val="both"/>
        <w:outlineLvl w:val="2"/>
        <w:rPr>
          <w:b/>
          <w:bCs/>
        </w:rPr>
      </w:pPr>
      <w:bookmarkStart w:id="13" w:name="_Toc219205435"/>
      <w:r>
        <w:rPr>
          <w:b/>
          <w:bCs/>
        </w:rPr>
        <w:lastRenderedPageBreak/>
        <w:t>2.7 Operationalization of Variables</w:t>
      </w:r>
      <w:bookmarkEnd w:id="13"/>
    </w:p>
    <w:tbl>
      <w:tblPr>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3624"/>
        <w:gridCol w:w="3452"/>
      </w:tblGrid>
      <w:tr>
        <w:trPr>
          <w:trHeight w:val="422"/>
          <w:tblHeader/>
        </w:trPr>
        <w:tc>
          <w:tcPr>
            <w:tcW w:w="2152" w:type="dxa"/>
            <w:vAlign w:val="center"/>
            <w:hideMark/>
          </w:tcPr>
          <w:p>
            <w:pPr>
              <w:spacing w:line="360" w:lineRule="auto"/>
            </w:pPr>
            <w:r>
              <w:t>Variable Type</w:t>
            </w:r>
          </w:p>
        </w:tc>
        <w:tc>
          <w:tcPr>
            <w:tcW w:w="3624" w:type="dxa"/>
            <w:vAlign w:val="center"/>
            <w:hideMark/>
          </w:tcPr>
          <w:p>
            <w:pPr>
              <w:spacing w:line="360" w:lineRule="auto"/>
            </w:pPr>
            <w:r>
              <w:t>Variable</w:t>
            </w:r>
          </w:p>
        </w:tc>
        <w:tc>
          <w:tcPr>
            <w:tcW w:w="3452" w:type="dxa"/>
            <w:vAlign w:val="center"/>
            <w:hideMark/>
          </w:tcPr>
          <w:p>
            <w:pPr>
              <w:spacing w:line="360" w:lineRule="auto"/>
            </w:pPr>
            <w:r>
              <w:t>Measurement</w:t>
            </w:r>
          </w:p>
        </w:tc>
      </w:tr>
      <w:tr>
        <w:trPr>
          <w:trHeight w:val="422"/>
        </w:trPr>
        <w:tc>
          <w:tcPr>
            <w:tcW w:w="2152" w:type="dxa"/>
            <w:vAlign w:val="center"/>
            <w:hideMark/>
          </w:tcPr>
          <w:p>
            <w:pPr>
              <w:spacing w:line="360" w:lineRule="auto"/>
            </w:pPr>
            <w:r>
              <w:t>Independent</w:t>
            </w:r>
          </w:p>
        </w:tc>
        <w:tc>
          <w:tcPr>
            <w:tcW w:w="3624" w:type="dxa"/>
            <w:vAlign w:val="center"/>
            <w:hideMark/>
          </w:tcPr>
          <w:p>
            <w:pPr>
              <w:spacing w:line="360" w:lineRule="auto"/>
            </w:pPr>
            <w:r>
              <w:t>Debt-to-Equity Ratio (DER)</w:t>
            </w:r>
          </w:p>
        </w:tc>
        <w:tc>
          <w:tcPr>
            <w:tcW w:w="3452" w:type="dxa"/>
            <w:vAlign w:val="center"/>
            <w:hideMark/>
          </w:tcPr>
          <w:p>
            <w:pPr>
              <w:spacing w:line="360" w:lineRule="auto"/>
            </w:pPr>
            <w:r>
              <w:t>Total Debt ÷ Total Equity</w:t>
            </w:r>
          </w:p>
        </w:tc>
      </w:tr>
      <w:tr>
        <w:trPr>
          <w:trHeight w:val="410"/>
        </w:trPr>
        <w:tc>
          <w:tcPr>
            <w:tcW w:w="2152" w:type="dxa"/>
            <w:vAlign w:val="center"/>
            <w:hideMark/>
          </w:tcPr>
          <w:p>
            <w:pPr>
              <w:spacing w:line="360" w:lineRule="auto"/>
            </w:pPr>
            <w:r>
              <w:t>Independent</w:t>
            </w:r>
          </w:p>
        </w:tc>
        <w:tc>
          <w:tcPr>
            <w:tcW w:w="3624" w:type="dxa"/>
            <w:vAlign w:val="center"/>
            <w:hideMark/>
          </w:tcPr>
          <w:p>
            <w:pPr>
              <w:spacing w:line="360" w:lineRule="auto"/>
            </w:pPr>
            <w:r>
              <w:t>Debt-to-Assets Ratio (DAR)</w:t>
            </w:r>
          </w:p>
        </w:tc>
        <w:tc>
          <w:tcPr>
            <w:tcW w:w="3452" w:type="dxa"/>
            <w:vAlign w:val="center"/>
            <w:hideMark/>
          </w:tcPr>
          <w:p>
            <w:pPr>
              <w:spacing w:line="360" w:lineRule="auto"/>
            </w:pPr>
            <w:r>
              <w:t>Total Debt ÷ Total Assets</w:t>
            </w:r>
          </w:p>
        </w:tc>
      </w:tr>
      <w:tr>
        <w:trPr>
          <w:trHeight w:val="422"/>
        </w:trPr>
        <w:tc>
          <w:tcPr>
            <w:tcW w:w="2152" w:type="dxa"/>
            <w:vAlign w:val="center"/>
            <w:hideMark/>
          </w:tcPr>
          <w:p>
            <w:pPr>
              <w:spacing w:line="360" w:lineRule="auto"/>
            </w:pPr>
            <w:r>
              <w:t>Dependent</w:t>
            </w:r>
          </w:p>
        </w:tc>
        <w:tc>
          <w:tcPr>
            <w:tcW w:w="3624" w:type="dxa"/>
            <w:vAlign w:val="center"/>
            <w:hideMark/>
          </w:tcPr>
          <w:p>
            <w:pPr>
              <w:spacing w:line="360" w:lineRule="auto"/>
            </w:pPr>
            <w:r>
              <w:t>Return on Assets (ROA)</w:t>
            </w:r>
          </w:p>
        </w:tc>
        <w:tc>
          <w:tcPr>
            <w:tcW w:w="3452" w:type="dxa"/>
            <w:vAlign w:val="center"/>
            <w:hideMark/>
          </w:tcPr>
          <w:p>
            <w:pPr>
              <w:spacing w:line="360" w:lineRule="auto"/>
            </w:pPr>
            <w:r>
              <w:t>Net Income ÷ Total Assets</w:t>
            </w:r>
          </w:p>
        </w:tc>
      </w:tr>
      <w:tr>
        <w:trPr>
          <w:trHeight w:val="422"/>
        </w:trPr>
        <w:tc>
          <w:tcPr>
            <w:tcW w:w="2152" w:type="dxa"/>
            <w:vAlign w:val="center"/>
            <w:hideMark/>
          </w:tcPr>
          <w:p>
            <w:pPr>
              <w:spacing w:line="360" w:lineRule="auto"/>
            </w:pPr>
            <w:r>
              <w:t>Dependent</w:t>
            </w:r>
          </w:p>
        </w:tc>
        <w:tc>
          <w:tcPr>
            <w:tcW w:w="3624" w:type="dxa"/>
            <w:vAlign w:val="center"/>
            <w:hideMark/>
          </w:tcPr>
          <w:p>
            <w:pPr>
              <w:spacing w:line="360" w:lineRule="auto"/>
            </w:pPr>
            <w:r>
              <w:t>Return on Equity (ROE)</w:t>
            </w:r>
          </w:p>
        </w:tc>
        <w:tc>
          <w:tcPr>
            <w:tcW w:w="3452" w:type="dxa"/>
            <w:vAlign w:val="center"/>
            <w:hideMark/>
          </w:tcPr>
          <w:p>
            <w:pPr>
              <w:spacing w:line="360" w:lineRule="auto"/>
            </w:pPr>
            <w:r>
              <w:t>Net Income ÷ Shareholders’ Equity</w:t>
            </w:r>
          </w:p>
        </w:tc>
      </w:tr>
    </w:tbl>
    <w:p>
      <w:pPr>
        <w:spacing w:line="360" w:lineRule="auto"/>
      </w:pPr>
    </w:p>
    <w:p>
      <w:pPr>
        <w:spacing w:line="360" w:lineRule="auto"/>
      </w:pPr>
      <w:r>
        <w:t>While the independent variables gauge the firm's financing structure, the dependent variables assess the firm's performance and profitability. Such measurement scales, precisely, have been utilized in financial studies and fit well for regression analyses.</w:t>
      </w:r>
    </w:p>
    <w:p>
      <w:pPr>
        <w:spacing w:line="360" w:lineRule="auto"/>
      </w:pPr>
    </w:p>
    <w:p>
      <w:pPr>
        <w:spacing w:after="160" w:line="360" w:lineRule="auto"/>
      </w:pPr>
      <w:r>
        <w:br w:type="page"/>
      </w:r>
    </w:p>
    <w:p>
      <w:pPr>
        <w:pStyle w:val="Heading2"/>
        <w:rPr>
          <w:sz w:val="24"/>
          <w:szCs w:val="24"/>
        </w:rPr>
      </w:pPr>
      <w:bookmarkStart w:id="14" w:name="_Toc219205436"/>
      <w:r>
        <w:rPr>
          <w:sz w:val="24"/>
          <w:szCs w:val="24"/>
        </w:rPr>
        <w:lastRenderedPageBreak/>
        <w:t>CHAPTER NO. 3</w:t>
      </w:r>
      <w:bookmarkEnd w:id="14"/>
    </w:p>
    <w:p>
      <w:pPr>
        <w:spacing w:before="100" w:beforeAutospacing="1" w:after="100" w:afterAutospacing="1" w:line="360" w:lineRule="auto"/>
        <w:jc w:val="both"/>
        <w:rPr>
          <w:b/>
          <w:bCs/>
        </w:rPr>
      </w:pPr>
      <w:r>
        <w:rPr>
          <w:b/>
          <w:bCs/>
        </w:rPr>
        <w:t>Research Methodology</w:t>
      </w:r>
    </w:p>
    <w:p>
      <w:pPr>
        <w:spacing w:before="100" w:beforeAutospacing="1" w:after="100" w:afterAutospacing="1" w:line="360" w:lineRule="auto"/>
        <w:jc w:val="both"/>
      </w:pPr>
      <w:r>
        <w:t>This chapter describes the research method that was employed in this final project. Research methodology explains the way the study will be performed, the nature of data to be gathered, and the rationale of the selection of certain methods. Well-defined methodology assists in making sure that the research findings are reliable, valid and can be applied to make decisions.</w:t>
      </w:r>
    </w:p>
    <w:p>
      <w:pPr>
        <w:spacing w:before="100" w:beforeAutospacing="1" w:after="100" w:afterAutospacing="1" w:line="360" w:lineRule="auto"/>
        <w:jc w:val="both"/>
        <w:outlineLvl w:val="2"/>
        <w:rPr>
          <w:b/>
          <w:bCs/>
        </w:rPr>
      </w:pPr>
      <w:bookmarkStart w:id="15" w:name="_Toc219205437"/>
      <w:r>
        <w:rPr>
          <w:b/>
          <w:bCs/>
        </w:rPr>
        <w:t>3.1 Type of Research</w:t>
      </w:r>
      <w:bookmarkEnd w:id="15"/>
    </w:p>
    <w:p>
      <w:pPr>
        <w:spacing w:before="100" w:beforeAutospacing="1" w:after="100" w:afterAutospacing="1" w:line="360" w:lineRule="auto"/>
        <w:jc w:val="both"/>
      </w:pPr>
      <w:r>
        <w:t xml:space="preserve">The approach used in this study is </w:t>
      </w:r>
      <w:r>
        <w:rPr>
          <w:b/>
          <w:bCs/>
        </w:rPr>
        <w:t>quantitative</w:t>
      </w:r>
      <w:r>
        <w:t xml:space="preserve"> </w:t>
      </w:r>
      <w:r>
        <w:rPr>
          <w:b/>
          <w:bCs/>
        </w:rPr>
        <w:t>Research</w:t>
      </w:r>
      <w:r>
        <w:t>.</w:t>
      </w:r>
    </w:p>
    <w:p>
      <w:pPr>
        <w:spacing w:before="100" w:beforeAutospacing="1" w:after="100" w:afterAutospacing="1" w:line="360" w:lineRule="auto"/>
        <w:jc w:val="both"/>
      </w:pPr>
      <w:r>
        <w:t>Quantitative research is employed as the purpose of the study is to investigate the correlation between capital structure and firm performance by use of numerical data. Debt level, equity financing, profitability, return on assets (ROA), and return on equity (ROE) are also measured in figures in this research. Through quantitative methods, these variables can be objectively assessed by use of statistical methods.</w:t>
      </w:r>
    </w:p>
    <w:p>
      <w:pPr>
        <w:spacing w:before="100" w:beforeAutospacing="1" w:after="100" w:afterAutospacing="1" w:line="360" w:lineRule="auto"/>
        <w:jc w:val="both"/>
      </w:pPr>
      <w:r>
        <w:t>The logic of employing quantitative research is that the researcher is able to test the relationship between variables and employ conclusions based on quantifiable data. Quantitative research would be the most appropriate because this study would focus on determining the effects of the variation in capital structure on the performance of the firms. It is also a way of avoiding bias of the individual, it enhances the truthfulness of the results.</w:t>
      </w:r>
    </w:p>
    <w:p>
      <w:pPr>
        <w:spacing w:before="100" w:beforeAutospacing="1" w:after="100" w:afterAutospacing="1" w:line="360" w:lineRule="auto"/>
        <w:jc w:val="both"/>
        <w:rPr>
          <w:b/>
          <w:bCs/>
        </w:rPr>
      </w:pPr>
      <w:r>
        <w:t>Consequently, quantitative research design will be suitable in accomplishing the study objectives.</w:t>
      </w:r>
      <w:r>
        <w:rPr>
          <w:b/>
          <w:bCs/>
        </w:rPr>
        <w:br w:type="page"/>
      </w:r>
    </w:p>
    <w:p>
      <w:pPr>
        <w:spacing w:before="100" w:beforeAutospacing="1" w:after="100" w:afterAutospacing="1" w:line="360" w:lineRule="auto"/>
        <w:jc w:val="both"/>
        <w:outlineLvl w:val="2"/>
        <w:rPr>
          <w:b/>
          <w:bCs/>
        </w:rPr>
      </w:pPr>
      <w:bookmarkStart w:id="16" w:name="_Toc219205438"/>
      <w:r>
        <w:rPr>
          <w:b/>
          <w:bCs/>
        </w:rPr>
        <w:lastRenderedPageBreak/>
        <w:t>3.2 Data Collection Sources</w:t>
      </w:r>
      <w:bookmarkEnd w:id="16"/>
      <w:r>
        <w:rPr>
          <w:b/>
          <w:bCs/>
        </w:rPr>
        <w:t xml:space="preserve">  </w:t>
      </w:r>
    </w:p>
    <w:p>
      <w:pPr>
        <w:spacing w:line="360" w:lineRule="auto"/>
        <w:jc w:val="both"/>
      </w:pPr>
    </w:p>
    <w:p>
      <w:pPr>
        <w:spacing w:line="360" w:lineRule="auto"/>
        <w:jc w:val="both"/>
      </w:pPr>
      <w:r>
        <w:t xml:space="preserve">This research is based on secondary data.  </w:t>
      </w:r>
    </w:p>
    <w:p>
      <w:pPr>
        <w:spacing w:line="360" w:lineRule="auto"/>
        <w:jc w:val="both"/>
      </w:pPr>
      <w:r>
        <w:t xml:space="preserve">Secondary data is data which has been gathered, recorded, and published by other entities for purposes other than this research. For this study, secondary data will be obtained from the annual financial statements of cement companies on the Pakistan stock exchange (PSX).  </w:t>
      </w:r>
    </w:p>
    <w:p>
      <w:pPr>
        <w:spacing w:line="360" w:lineRule="auto"/>
        <w:jc w:val="both"/>
      </w:pPr>
      <w:r>
        <w:t xml:space="preserve">Financial data will be obtained from:  </w:t>
      </w:r>
    </w:p>
    <w:p>
      <w:pPr>
        <w:pStyle w:val="ListParagraph"/>
        <w:numPr>
          <w:ilvl w:val="0"/>
          <w:numId w:val="25"/>
        </w:numPr>
        <w:spacing w:after="160" w:line="360" w:lineRule="auto"/>
        <w:jc w:val="both"/>
      </w:pPr>
      <w:r>
        <w:t xml:space="preserve">Cement companies published annual reports  </w:t>
      </w:r>
    </w:p>
    <w:p>
      <w:pPr>
        <w:pStyle w:val="ListParagraph"/>
        <w:numPr>
          <w:ilvl w:val="0"/>
          <w:numId w:val="25"/>
        </w:numPr>
        <w:spacing w:after="160" w:line="360" w:lineRule="auto"/>
        <w:jc w:val="both"/>
      </w:pPr>
      <w:r>
        <w:t xml:space="preserve">Pakistan Stock Exchange (PSX) official website  </w:t>
      </w:r>
    </w:p>
    <w:p>
      <w:pPr>
        <w:pStyle w:val="ListParagraph"/>
        <w:numPr>
          <w:ilvl w:val="0"/>
          <w:numId w:val="25"/>
        </w:numPr>
        <w:spacing w:after="160" w:line="360" w:lineRule="auto"/>
        <w:jc w:val="both"/>
      </w:pPr>
      <w:r>
        <w:t xml:space="preserve">State Bank of Pakistan financial statements analysis reports  </w:t>
      </w:r>
    </w:p>
    <w:p>
      <w:pPr>
        <w:spacing w:line="360" w:lineRule="auto"/>
        <w:jc w:val="both"/>
      </w:pPr>
    </w:p>
    <w:p>
      <w:pPr>
        <w:spacing w:line="360" w:lineRule="auto"/>
        <w:jc w:val="both"/>
      </w:pPr>
      <w:r>
        <w:t xml:space="preserve">Data will be collected regarding:  </w:t>
      </w:r>
    </w:p>
    <w:p>
      <w:pPr>
        <w:pStyle w:val="ListParagraph"/>
        <w:numPr>
          <w:ilvl w:val="0"/>
          <w:numId w:val="26"/>
        </w:numPr>
        <w:spacing w:after="160" w:line="360" w:lineRule="auto"/>
        <w:jc w:val="both"/>
      </w:pPr>
      <w:r>
        <w:t xml:space="preserve">Total debt  </w:t>
      </w:r>
    </w:p>
    <w:p>
      <w:pPr>
        <w:pStyle w:val="ListParagraph"/>
        <w:numPr>
          <w:ilvl w:val="0"/>
          <w:numId w:val="26"/>
        </w:numPr>
        <w:spacing w:after="160" w:line="360" w:lineRule="auto"/>
        <w:jc w:val="both"/>
      </w:pPr>
      <w:r>
        <w:t xml:space="preserve">Total equity  </w:t>
      </w:r>
    </w:p>
    <w:p>
      <w:pPr>
        <w:pStyle w:val="ListParagraph"/>
        <w:numPr>
          <w:ilvl w:val="0"/>
          <w:numId w:val="26"/>
        </w:numPr>
        <w:spacing w:after="160" w:line="360" w:lineRule="auto"/>
        <w:jc w:val="both"/>
      </w:pPr>
      <w:r>
        <w:t xml:space="preserve">Total assets  </w:t>
      </w:r>
    </w:p>
    <w:p>
      <w:pPr>
        <w:pStyle w:val="ListParagraph"/>
        <w:numPr>
          <w:ilvl w:val="0"/>
          <w:numId w:val="26"/>
        </w:numPr>
        <w:spacing w:after="160" w:line="360" w:lineRule="auto"/>
        <w:jc w:val="both"/>
      </w:pPr>
      <w:r>
        <w:t xml:space="preserve">Net income  </w:t>
      </w:r>
    </w:p>
    <w:p>
      <w:pPr>
        <w:spacing w:line="360" w:lineRule="auto"/>
        <w:jc w:val="both"/>
      </w:pPr>
    </w:p>
    <w:p>
      <w:pPr>
        <w:spacing w:line="360" w:lineRule="auto"/>
        <w:jc w:val="both"/>
      </w:pPr>
      <w:r>
        <w:t xml:space="preserve">These values will be used to determine the capital structure variables (Debt-To-Equity Ratio, Debt-To-Assets Ratio) and the firm performance variables (Return on Assets and Return on Equity).  </w:t>
      </w:r>
    </w:p>
    <w:p>
      <w:pPr>
        <w:spacing w:line="360" w:lineRule="auto"/>
        <w:jc w:val="both"/>
      </w:pPr>
      <w:r>
        <w:t>Using secondary data is the most appropriate choice for this study because the research goal is to assess the financial relationship between capital structure and firm performance, which is best quantified using audited financial statements. Secondary data is ideal for regression analysis and other statistical calculations.</w:t>
      </w:r>
    </w:p>
    <w:p>
      <w:pPr>
        <w:spacing w:after="160" w:line="259" w:lineRule="auto"/>
        <w:rPr>
          <w:del w:id="17" w:author="Basharat" w:date="2026-01-13T14:02:00Z"/>
        </w:rPr>
      </w:pPr>
      <w:r>
        <w:br w:type="page"/>
      </w:r>
    </w:p>
    <w:p>
      <w:pPr>
        <w:spacing w:after="160" w:line="259" w:lineRule="auto"/>
      </w:pPr>
    </w:p>
    <w:p>
      <w:pPr>
        <w:spacing w:before="100" w:beforeAutospacing="1" w:after="100" w:afterAutospacing="1" w:line="360" w:lineRule="auto"/>
        <w:jc w:val="both"/>
        <w:outlineLvl w:val="2"/>
        <w:rPr>
          <w:b/>
          <w:bCs/>
        </w:rPr>
      </w:pPr>
      <w:bookmarkStart w:id="18" w:name="_Toc219205439"/>
      <w:r>
        <w:rPr>
          <w:b/>
          <w:bCs/>
        </w:rPr>
        <w:t>3.3 Tools / Instruments for Data Collection</w:t>
      </w:r>
      <w:bookmarkEnd w:id="18"/>
    </w:p>
    <w:p>
      <w:pPr>
        <w:spacing w:line="360" w:lineRule="auto"/>
        <w:jc w:val="both"/>
      </w:pPr>
    </w:p>
    <w:p>
      <w:pPr>
        <w:spacing w:line="360" w:lineRule="auto"/>
        <w:jc w:val="both"/>
      </w:pPr>
      <w:r>
        <w:t>For this research, the annual financial statements of the sampled cement companies will be used, as follows:</w:t>
      </w:r>
    </w:p>
    <w:p>
      <w:pPr>
        <w:pStyle w:val="ListParagraph"/>
        <w:numPr>
          <w:ilvl w:val="0"/>
          <w:numId w:val="27"/>
        </w:numPr>
        <w:spacing w:after="160" w:line="360" w:lineRule="auto"/>
        <w:jc w:val="both"/>
      </w:pPr>
      <w:r>
        <w:t>Statement of Financial Position (Balance Sheet)</w:t>
      </w:r>
    </w:p>
    <w:p>
      <w:pPr>
        <w:pStyle w:val="ListParagraph"/>
        <w:numPr>
          <w:ilvl w:val="0"/>
          <w:numId w:val="27"/>
        </w:numPr>
        <w:spacing w:after="160" w:line="360" w:lineRule="auto"/>
        <w:jc w:val="both"/>
      </w:pPr>
      <w:r>
        <w:t>Statement of Profit or Loss (Income Statement)</w:t>
      </w:r>
    </w:p>
    <w:p>
      <w:pPr>
        <w:spacing w:line="360" w:lineRule="auto"/>
        <w:jc w:val="both"/>
      </w:pPr>
      <w:r>
        <w:t>These documents contain reliable financial data required for the understanding of the research variables, as no questionnaires or surveys will be used for this study.</w:t>
      </w:r>
    </w:p>
    <w:p>
      <w:pPr>
        <w:spacing w:line="360" w:lineRule="auto"/>
        <w:jc w:val="both"/>
      </w:pPr>
    </w:p>
    <w:p>
      <w:pPr>
        <w:spacing w:line="360" w:lineRule="auto"/>
        <w:jc w:val="both"/>
      </w:pPr>
      <w:r>
        <w:t>The financial statements are chosen as the primary source of data for the following reasons:</w:t>
      </w:r>
    </w:p>
    <w:p>
      <w:pPr>
        <w:pStyle w:val="ListParagraph"/>
        <w:numPr>
          <w:ilvl w:val="0"/>
          <w:numId w:val="28"/>
        </w:numPr>
        <w:spacing w:after="160" w:line="360" w:lineRule="auto"/>
        <w:jc w:val="both"/>
      </w:pPr>
      <w:r>
        <w:t>They contain reliable record of the financial data.</w:t>
      </w:r>
    </w:p>
    <w:p>
      <w:pPr>
        <w:pStyle w:val="ListParagraph"/>
        <w:numPr>
          <w:ilvl w:val="0"/>
          <w:numId w:val="28"/>
        </w:numPr>
        <w:spacing w:after="160" w:line="360" w:lineRule="auto"/>
        <w:jc w:val="both"/>
      </w:pPr>
      <w:r>
        <w:t>They are accessible to the public and contain data that can be trusted.</w:t>
      </w:r>
    </w:p>
    <w:p>
      <w:pPr>
        <w:pStyle w:val="ListParagraph"/>
        <w:numPr>
          <w:ilvl w:val="0"/>
          <w:numId w:val="28"/>
        </w:numPr>
        <w:spacing w:after="160" w:line="360" w:lineRule="auto"/>
        <w:jc w:val="both"/>
      </w:pPr>
      <w:r>
        <w:t>They make it possible to measure the variables objectively.</w:t>
      </w:r>
    </w:p>
    <w:p>
      <w:pPr>
        <w:pStyle w:val="ListParagraph"/>
        <w:numPr>
          <w:ilvl w:val="0"/>
          <w:numId w:val="28"/>
        </w:numPr>
        <w:spacing w:after="160" w:line="360" w:lineRule="auto"/>
        <w:jc w:val="both"/>
      </w:pPr>
      <w:r>
        <w:t>They are commonly used in empirical studies in finance.</w:t>
      </w:r>
    </w:p>
    <w:p>
      <w:pPr>
        <w:spacing w:line="360" w:lineRule="auto"/>
        <w:jc w:val="both"/>
      </w:pPr>
    </w:p>
    <w:p>
      <w:pPr>
        <w:spacing w:before="100" w:beforeAutospacing="1" w:after="100" w:afterAutospacing="1" w:line="360" w:lineRule="auto"/>
        <w:jc w:val="both"/>
        <w:outlineLvl w:val="2"/>
        <w:rPr>
          <w:b/>
          <w:bCs/>
        </w:rPr>
      </w:pPr>
      <w:bookmarkStart w:id="19" w:name="_Toc219205440"/>
      <w:r>
        <w:rPr>
          <w:b/>
          <w:bCs/>
        </w:rPr>
        <w:t>3.4 Participants / Subjects</w:t>
      </w:r>
      <w:bookmarkEnd w:id="19"/>
    </w:p>
    <w:p>
      <w:pPr>
        <w:spacing w:line="360" w:lineRule="auto"/>
        <w:jc w:val="both"/>
      </w:pPr>
    </w:p>
    <w:p>
      <w:pPr>
        <w:spacing w:line="360" w:lineRule="auto"/>
        <w:jc w:val="both"/>
        <w:rPr>
          <w:b/>
          <w:bCs/>
        </w:rPr>
      </w:pPr>
      <w:r>
        <w:rPr>
          <w:b/>
          <w:bCs/>
        </w:rPr>
        <w:t>Study Subjects</w:t>
      </w:r>
    </w:p>
    <w:p>
      <w:pPr>
        <w:spacing w:line="360" w:lineRule="auto"/>
        <w:jc w:val="both"/>
      </w:pPr>
      <w:r>
        <w:t>The subjects of this study are cement companies on the Pakistan Stock Exchange (PSX). Individual employees or managers are not considered participants since the study only focuses on financial firm-level data.</w:t>
      </w:r>
    </w:p>
    <w:p>
      <w:pPr>
        <w:spacing w:line="360" w:lineRule="auto"/>
        <w:jc w:val="both"/>
      </w:pPr>
    </w:p>
    <w:p>
      <w:pPr>
        <w:spacing w:line="360" w:lineRule="auto"/>
        <w:jc w:val="both"/>
        <w:rPr>
          <w:b/>
          <w:bCs/>
        </w:rPr>
      </w:pPr>
      <w:r>
        <w:rPr>
          <w:b/>
          <w:bCs/>
        </w:rPr>
        <w:t>Study’s Target Population</w:t>
      </w:r>
    </w:p>
    <w:p>
      <w:pPr>
        <w:spacing w:line="360" w:lineRule="auto"/>
        <w:jc w:val="both"/>
      </w:pPr>
      <w:r>
        <w:t>The target population for this study encompasses the whole cement industry available on the Pakistan Stock Exchange (PSX).</w:t>
      </w:r>
    </w:p>
    <w:p>
      <w:pPr>
        <w:spacing w:after="160" w:line="259" w:lineRule="auto"/>
      </w:pPr>
      <w:r>
        <w:br w:type="page"/>
      </w:r>
    </w:p>
    <w:p>
      <w:pPr>
        <w:spacing w:line="360" w:lineRule="auto"/>
        <w:jc w:val="both"/>
      </w:pPr>
    </w:p>
    <w:p>
      <w:pPr>
        <w:spacing w:line="360" w:lineRule="auto"/>
        <w:jc w:val="both"/>
      </w:pPr>
    </w:p>
    <w:p>
      <w:pPr>
        <w:spacing w:line="360" w:lineRule="auto"/>
        <w:jc w:val="both"/>
        <w:rPr>
          <w:b/>
          <w:bCs/>
        </w:rPr>
      </w:pPr>
      <w:r>
        <w:rPr>
          <w:b/>
          <w:bCs/>
        </w:rPr>
        <w:t>Unit of Analysis</w:t>
      </w:r>
    </w:p>
    <w:p>
      <w:pPr>
        <w:spacing w:line="360" w:lineRule="auto"/>
        <w:jc w:val="both"/>
      </w:pPr>
      <w:r>
        <w:t>The unit of analysis for this study is a single cement company listed on the PSX.</w:t>
      </w:r>
    </w:p>
    <w:p>
      <w:pPr>
        <w:spacing w:line="360" w:lineRule="auto"/>
        <w:jc w:val="both"/>
      </w:pPr>
      <w:r>
        <w:t>Each individual firm is one unit of analysis, and the financial data is analyzed at the firm level.</w:t>
      </w:r>
    </w:p>
    <w:p>
      <w:pPr>
        <w:spacing w:line="360" w:lineRule="auto"/>
        <w:jc w:val="both"/>
      </w:pPr>
    </w:p>
    <w:p>
      <w:pPr>
        <w:spacing w:line="360" w:lineRule="auto"/>
        <w:jc w:val="both"/>
        <w:rPr>
          <w:b/>
          <w:bCs/>
        </w:rPr>
      </w:pPr>
      <w:r>
        <w:rPr>
          <w:b/>
          <w:bCs/>
        </w:rPr>
        <w:t>Sample Size</w:t>
      </w:r>
    </w:p>
    <w:p>
      <w:pPr>
        <w:spacing w:line="360" w:lineRule="auto"/>
        <w:jc w:val="both"/>
      </w:pPr>
      <w:r>
        <w:t>The sample will include cement firms listed on the Pakistan Stock Exchange for which annual financial data is accessible for the given study period.</w:t>
      </w:r>
    </w:p>
    <w:p>
      <w:pPr>
        <w:spacing w:line="360" w:lineRule="auto"/>
        <w:jc w:val="both"/>
      </w:pPr>
      <w:r>
        <w:t>The availability of complete and consistent financial data will determine the final sample size.</w:t>
      </w:r>
    </w:p>
    <w:p>
      <w:pPr>
        <w:spacing w:line="360" w:lineRule="auto"/>
        <w:jc w:val="both"/>
      </w:pPr>
      <w:r>
        <w:t>The final sample size will depend on the availability of complete and consistent financial data.</w:t>
      </w:r>
    </w:p>
    <w:p>
      <w:pPr>
        <w:spacing w:after="160" w:line="259" w:lineRule="auto"/>
      </w:pPr>
    </w:p>
    <w:p>
      <w:pPr>
        <w:spacing w:line="360" w:lineRule="auto"/>
        <w:jc w:val="both"/>
        <w:rPr>
          <w:b/>
          <w:bCs/>
        </w:rPr>
      </w:pPr>
      <w:r>
        <w:rPr>
          <w:b/>
          <w:bCs/>
        </w:rPr>
        <w:t>Sampling Frame</w:t>
      </w:r>
    </w:p>
    <w:p>
      <w:pPr>
        <w:spacing w:line="360" w:lineRule="auto"/>
        <w:jc w:val="both"/>
      </w:pPr>
      <w:r>
        <w:t>The sampling frame will be obtained from the list of cement firms that are officially listed on the Pakistan Stock Exchange (PSX).</w:t>
      </w:r>
    </w:p>
    <w:p>
      <w:pPr>
        <w:spacing w:line="360" w:lineRule="auto"/>
        <w:jc w:val="both"/>
        <w:rPr>
          <w:b/>
          <w:bCs/>
        </w:rPr>
      </w:pPr>
      <w:r>
        <w:rPr>
          <w:b/>
          <w:bCs/>
        </w:rPr>
        <w:t>Sampling Technique</w:t>
      </w:r>
    </w:p>
    <w:p>
      <w:pPr>
        <w:spacing w:line="360" w:lineRule="auto"/>
        <w:jc w:val="both"/>
      </w:pPr>
    </w:p>
    <w:p>
      <w:pPr>
        <w:spacing w:line="360" w:lineRule="auto"/>
        <w:jc w:val="both"/>
      </w:pPr>
      <w:r>
        <w:t>In this study, the purposive sampling technique will be applied.</w:t>
      </w:r>
    </w:p>
    <w:p>
      <w:pPr>
        <w:spacing w:line="360" w:lineRule="auto"/>
        <w:jc w:val="both"/>
      </w:pPr>
      <w:r>
        <w:t>This technique is justified because only those cement firms will be chosen:</w:t>
      </w:r>
    </w:p>
    <w:p>
      <w:pPr>
        <w:pStyle w:val="ListParagraph"/>
        <w:numPr>
          <w:ilvl w:val="0"/>
          <w:numId w:val="29"/>
        </w:numPr>
        <w:spacing w:after="160" w:line="360" w:lineRule="auto"/>
        <w:jc w:val="both"/>
      </w:pPr>
      <w:r>
        <w:t>Whose annual reports are accessible to the public</w:t>
      </w:r>
    </w:p>
    <w:p>
      <w:pPr>
        <w:pStyle w:val="ListParagraph"/>
        <w:numPr>
          <w:ilvl w:val="0"/>
          <w:numId w:val="29"/>
        </w:numPr>
        <w:spacing w:after="160" w:line="360" w:lineRule="auto"/>
        <w:jc w:val="both"/>
      </w:pPr>
      <w:r>
        <w:t>Whose financial data is complete for the duration of the study</w:t>
      </w:r>
    </w:p>
    <w:p>
      <w:pPr>
        <w:spacing w:line="360" w:lineRule="auto"/>
        <w:jc w:val="both"/>
      </w:pPr>
      <w:r>
        <w:t>With purposive sampling, it is ensured that pertinent and trustworthy data is available for the statistical analysis.</w:t>
      </w:r>
    </w:p>
    <w:p>
      <w:pPr>
        <w:spacing w:line="360" w:lineRule="auto"/>
        <w:jc w:val="both"/>
      </w:pPr>
    </w:p>
    <w:p>
      <w:pPr>
        <w:spacing w:after="160" w:line="259" w:lineRule="auto"/>
        <w:rPr>
          <w:b/>
          <w:bCs/>
        </w:rPr>
      </w:pPr>
      <w:r>
        <w:rPr>
          <w:b/>
          <w:bCs/>
        </w:rPr>
        <w:br w:type="page"/>
      </w:r>
    </w:p>
    <w:p>
      <w:pPr>
        <w:spacing w:before="100" w:beforeAutospacing="1" w:after="100" w:afterAutospacing="1" w:line="360" w:lineRule="auto"/>
        <w:jc w:val="both"/>
        <w:outlineLvl w:val="2"/>
        <w:rPr>
          <w:b/>
          <w:bCs/>
        </w:rPr>
      </w:pPr>
      <w:bookmarkStart w:id="20" w:name="_Toc219205441"/>
      <w:r>
        <w:rPr>
          <w:b/>
          <w:bCs/>
        </w:rPr>
        <w:lastRenderedPageBreak/>
        <w:t>3.5 Data Processing &amp; Analysis</w:t>
      </w:r>
      <w:bookmarkEnd w:id="20"/>
    </w:p>
    <w:p>
      <w:pPr>
        <w:spacing w:line="360" w:lineRule="auto"/>
        <w:jc w:val="both"/>
      </w:pPr>
      <w:r>
        <w:t>This section outlines the manner in which the data gathered is going to be processed and analyzed to give the objectives of the study.</w:t>
      </w:r>
    </w:p>
    <w:p>
      <w:pPr>
        <w:spacing w:line="360" w:lineRule="auto"/>
        <w:jc w:val="both"/>
      </w:pPr>
    </w:p>
    <w:p>
      <w:pPr>
        <w:spacing w:line="360" w:lineRule="auto"/>
        <w:jc w:val="both"/>
        <w:rPr>
          <w:b/>
          <w:bCs/>
        </w:rPr>
      </w:pPr>
      <w:r>
        <w:rPr>
          <w:b/>
          <w:bCs/>
        </w:rPr>
        <w:t>Statistical tools applied.</w:t>
      </w:r>
    </w:p>
    <w:p>
      <w:pPr>
        <w:spacing w:line="360" w:lineRule="auto"/>
        <w:jc w:val="both"/>
      </w:pPr>
      <w:r>
        <w:t>According to the purpose of the investigation (to test the correlation between capital structure and the performance of firms), the following statistical methods are used:</w:t>
      </w:r>
    </w:p>
    <w:p>
      <w:pPr>
        <w:pStyle w:val="ListParagraph"/>
        <w:numPr>
          <w:ilvl w:val="0"/>
          <w:numId w:val="23"/>
        </w:numPr>
        <w:spacing w:after="160" w:line="360" w:lineRule="auto"/>
        <w:jc w:val="both"/>
      </w:pPr>
      <w:r>
        <w:rPr>
          <w:b/>
          <w:bCs/>
        </w:rPr>
        <w:t>Descriptive Statistics</w:t>
      </w:r>
      <w:r>
        <w:t>- to present demographic data and patterns of responses.</w:t>
      </w:r>
    </w:p>
    <w:p>
      <w:pPr>
        <w:pStyle w:val="ListParagraph"/>
        <w:numPr>
          <w:ilvl w:val="0"/>
          <w:numId w:val="23"/>
        </w:numPr>
        <w:spacing w:after="160" w:line="360" w:lineRule="auto"/>
        <w:jc w:val="both"/>
      </w:pPr>
      <w:r>
        <w:rPr>
          <w:b/>
          <w:bCs/>
        </w:rPr>
        <w:t>Correlation Analysis</w:t>
      </w:r>
      <w:r>
        <w:t xml:space="preserve"> - to test the nature and strength of relationship that exists between capital structure and firm performance.</w:t>
      </w:r>
    </w:p>
    <w:p>
      <w:pPr>
        <w:pStyle w:val="ListParagraph"/>
        <w:numPr>
          <w:ilvl w:val="0"/>
          <w:numId w:val="23"/>
        </w:numPr>
        <w:spacing w:after="160" w:line="360" w:lineRule="auto"/>
        <w:jc w:val="both"/>
      </w:pPr>
      <w:r>
        <w:rPr>
          <w:b/>
          <w:bCs/>
        </w:rPr>
        <w:t>Regression Analysis</w:t>
      </w:r>
      <w:r>
        <w:t xml:space="preserve"> - to determine the effects of capital structure on the performance of a firm, as well as to determine the predictive relationship between the independent and dependent variables.</w:t>
      </w:r>
    </w:p>
    <w:p>
      <w:pPr>
        <w:spacing w:line="360" w:lineRule="auto"/>
        <w:jc w:val="both"/>
      </w:pPr>
      <w:r>
        <w:t>These methods are suitable as they facilitate the quantification of interrelationships and impacts among variables with the help of numerical data, which is in line with the quantitative character of the current research.</w:t>
      </w:r>
    </w:p>
    <w:p>
      <w:pPr>
        <w:spacing w:before="100" w:beforeAutospacing="1" w:after="100" w:afterAutospacing="1"/>
        <w:rPr>
          <w:b/>
          <w:bCs/>
        </w:rPr>
      </w:pPr>
      <w:r>
        <w:rPr>
          <w:b/>
          <w:bCs/>
        </w:rPr>
        <w:br w:type="page"/>
      </w:r>
    </w:p>
    <w:p>
      <w:pPr>
        <w:pStyle w:val="Heading2"/>
        <w:rPr>
          <w:sz w:val="24"/>
          <w:szCs w:val="24"/>
        </w:rPr>
      </w:pPr>
      <w:bookmarkStart w:id="21" w:name="_Toc219205442"/>
      <w:r>
        <w:rPr>
          <w:sz w:val="24"/>
          <w:szCs w:val="24"/>
        </w:rPr>
        <w:lastRenderedPageBreak/>
        <w:t>References</w:t>
      </w:r>
      <w:bookmarkEnd w:id="21"/>
    </w:p>
    <w:p/>
    <w:p>
      <w:pPr>
        <w:spacing w:before="100" w:beforeAutospacing="1" w:after="100" w:afterAutospacing="1" w:line="480" w:lineRule="auto"/>
        <w:ind w:left="360"/>
      </w:pPr>
      <w:bookmarkStart w:id="22" w:name="_Hlk219201914"/>
      <w:r>
        <w:t xml:space="preserve">Modigliani, F., &amp; Miller, M. H. (1958). </w:t>
      </w:r>
      <w:r>
        <w:rPr>
          <w:i/>
          <w:iCs/>
        </w:rPr>
        <w:t>The Cost of Capital, Corporation Finance and the Theory of Investment</w:t>
      </w:r>
      <w:r>
        <w:t>. American Economic Review, Vol. 48, No. 3, pp. 261–297.</w:t>
      </w:r>
    </w:p>
    <w:p>
      <w:pPr>
        <w:spacing w:before="100" w:beforeAutospacing="1" w:after="100" w:afterAutospacing="1" w:line="480" w:lineRule="auto"/>
        <w:ind w:left="360"/>
      </w:pPr>
      <w:r>
        <w:t xml:space="preserve">Ross, S. A., Westerfield, R. W., &amp; Jordan, B. D. (2015). </w:t>
      </w:r>
      <w:r>
        <w:rPr>
          <w:i/>
          <w:iCs/>
        </w:rPr>
        <w:t>Fundamentals of Corporate Finance</w:t>
      </w:r>
      <w:r>
        <w:t xml:space="preserve"> (10th Edition). McGraw-Hill Education, New York.</w:t>
      </w:r>
    </w:p>
    <w:p>
      <w:pPr>
        <w:spacing w:before="100" w:beforeAutospacing="1" w:after="100" w:afterAutospacing="1" w:line="480" w:lineRule="auto"/>
        <w:ind w:left="360"/>
      </w:pPr>
      <w:r>
        <w:t xml:space="preserve">Myers, S. C. (2001). </w:t>
      </w:r>
      <w:r>
        <w:rPr>
          <w:i/>
          <w:iCs/>
        </w:rPr>
        <w:t>Capital Structure</w:t>
      </w:r>
      <w:r>
        <w:t>. Journal of Economic Perspectives, Vol. 15, No. 2, pp. 81–102.</w:t>
      </w:r>
    </w:p>
    <w:p>
      <w:pPr>
        <w:spacing w:before="100" w:beforeAutospacing="1" w:after="100" w:afterAutospacing="1" w:line="480" w:lineRule="auto"/>
        <w:ind w:left="360"/>
      </w:pPr>
      <w:r>
        <w:t xml:space="preserve">Jensen, M. C. (1986). </w:t>
      </w:r>
      <w:r>
        <w:rPr>
          <w:i/>
          <w:iCs/>
        </w:rPr>
        <w:t>Agency Costs of Free Cash Flow, Corporate Finance, and Takeovers</w:t>
      </w:r>
      <w:r>
        <w:t>. American Economic Review, Vol. 76, No. 2, pp. 323–329.</w:t>
      </w:r>
    </w:p>
    <w:p>
      <w:pPr>
        <w:spacing w:before="100" w:beforeAutospacing="1" w:after="100" w:afterAutospacing="1" w:line="480" w:lineRule="auto"/>
        <w:ind w:left="360"/>
      </w:pPr>
      <w:r>
        <w:t xml:space="preserve">Titman, S., &amp; Wessels, R. (1988). </w:t>
      </w:r>
      <w:r>
        <w:rPr>
          <w:i/>
          <w:iCs/>
        </w:rPr>
        <w:t>The Determinants of Capital Structure Choice</w:t>
      </w:r>
      <w:r>
        <w:t>. Journal of Finance, Vol. 43, No. 1, pp. 1–19.</w:t>
      </w:r>
    </w:p>
    <w:p>
      <w:pPr>
        <w:spacing w:before="100" w:beforeAutospacing="1" w:after="100" w:afterAutospacing="1" w:line="480" w:lineRule="auto"/>
        <w:ind w:left="360"/>
      </w:pPr>
      <w:r>
        <w:t xml:space="preserve">Harris, M., &amp; Raviv, A. (1991). </w:t>
      </w:r>
      <w:r>
        <w:rPr>
          <w:i/>
          <w:iCs/>
        </w:rPr>
        <w:t>The Theory of Capital Structure</w:t>
      </w:r>
      <w:r>
        <w:t>. Journal of Finance, Vol. 46, No. 1, pp. 297–355.</w:t>
      </w:r>
    </w:p>
    <w:p>
      <w:pPr>
        <w:spacing w:before="100" w:beforeAutospacing="1" w:after="100" w:afterAutospacing="1" w:line="480" w:lineRule="auto"/>
        <w:ind w:left="360"/>
      </w:pPr>
      <w:r>
        <w:t xml:space="preserve">Sheikh, N. A., &amp; Wang, Z. (2011). </w:t>
      </w:r>
      <w:r>
        <w:rPr>
          <w:i/>
          <w:iCs/>
        </w:rPr>
        <w:t>Determinants of Capital Structure: An Empirical Study of Firms in Pakistan</w:t>
      </w:r>
      <w:r>
        <w:t>. Managerial Finance, Vol. 37, No. 2, pp. 117–133.</w:t>
      </w:r>
    </w:p>
    <w:p>
      <w:pPr>
        <w:spacing w:before="100" w:beforeAutospacing="1" w:after="100" w:afterAutospacing="1" w:line="480" w:lineRule="auto"/>
        <w:ind w:left="360"/>
      </w:pPr>
      <w:r>
        <w:t xml:space="preserve">Shah, A., &amp; Khan, S. (2007). </w:t>
      </w:r>
      <w:r>
        <w:rPr>
          <w:i/>
          <w:iCs/>
        </w:rPr>
        <w:t>Determinants of Capital Structure: Evidence from Pakistani Firms</w:t>
      </w:r>
      <w:r>
        <w:t>. International Review of Business Research Papers, Vol. 3, No. 4, pp. 265–282.</w:t>
      </w:r>
    </w:p>
    <w:p>
      <w:pPr>
        <w:spacing w:before="100" w:beforeAutospacing="1" w:after="100" w:afterAutospacing="1" w:line="480" w:lineRule="auto"/>
        <w:ind w:left="360"/>
      </w:pPr>
      <w:r>
        <w:lastRenderedPageBreak/>
        <w:t xml:space="preserve">Afza, T., &amp; Hussain, A. (2011). </w:t>
      </w:r>
      <w:r>
        <w:rPr>
          <w:i/>
          <w:iCs/>
        </w:rPr>
        <w:t>Determinants of Capital Structure: A Case Study of the Cement Industry of Pakistan</w:t>
      </w:r>
      <w:r>
        <w:t>. Managerial Finance, Vol. 37, No. 6, pp. 549–565.</w:t>
      </w:r>
    </w:p>
    <w:p>
      <w:pPr>
        <w:spacing w:before="100" w:beforeAutospacing="1" w:after="100" w:afterAutospacing="1" w:line="480" w:lineRule="auto"/>
        <w:ind w:left="360"/>
      </w:pPr>
      <w:r>
        <w:t xml:space="preserve">State Bank of Pakistan. (2022). </w:t>
      </w:r>
      <w:r>
        <w:rPr>
          <w:i/>
          <w:iCs/>
        </w:rPr>
        <w:t>Financial Stability Review</w:t>
      </w:r>
      <w:r>
        <w:t>. State Bank of Pakistan, Karachi.</w:t>
      </w:r>
    </w:p>
    <w:bookmarkEnd w:id="22"/>
    <w:p>
      <w:pPr>
        <w:pStyle w:val="NormalWeb"/>
      </w:pPr>
    </w:p>
    <w:p>
      <w:pPr>
        <w:pStyle w:val="NormalWeb"/>
        <w:jc w:val="center"/>
      </w:pPr>
      <w:r>
        <w:t>---------------------------------------------------------------</w:t>
      </w:r>
    </w:p>
    <w:p>
      <w:pPr>
        <w:spacing w:line="360" w:lineRule="auto"/>
        <w:jc w:val="both"/>
      </w:pPr>
    </w:p>
    <w:sectPr>
      <w:pgSz w:w="12240" w:h="15840"/>
      <w:pgMar w:top="1440" w:right="1440" w:bottom="144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55515"/>
      <w:docPartObj>
        <w:docPartGallery w:val="Page Numbers (Bottom of Page)"/>
        <w:docPartUnique/>
      </w:docPartObj>
    </w:sdtPr>
    <w:sdtEndPr>
      <w:rPr>
        <w:color w:val="7F7F7F" w:themeColor="background1" w:themeShade="7F"/>
        <w:spacing w:val="60"/>
      </w:rPr>
    </w:sdtEndPr>
    <w:sdtContent>
      <w:p>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7271"/>
    <w:multiLevelType w:val="hybridMultilevel"/>
    <w:tmpl w:val="65EE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10ACC"/>
    <w:multiLevelType w:val="hybridMultilevel"/>
    <w:tmpl w:val="DC3EE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739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371F9D"/>
    <w:multiLevelType w:val="hybridMultilevel"/>
    <w:tmpl w:val="0C7C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277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1711CB8"/>
    <w:multiLevelType w:val="hybridMultilevel"/>
    <w:tmpl w:val="CDCA7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AA3C19"/>
    <w:multiLevelType w:val="hybridMultilevel"/>
    <w:tmpl w:val="7F9E3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E087F"/>
    <w:multiLevelType w:val="multilevel"/>
    <w:tmpl w:val="AEAA395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4101967"/>
    <w:multiLevelType w:val="multilevel"/>
    <w:tmpl w:val="AEAA395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80678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D027C1"/>
    <w:multiLevelType w:val="multilevel"/>
    <w:tmpl w:val="9CD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E134E"/>
    <w:multiLevelType w:val="multilevel"/>
    <w:tmpl w:val="872E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A11ACA"/>
    <w:multiLevelType w:val="hybridMultilevel"/>
    <w:tmpl w:val="B59CC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8444D"/>
    <w:multiLevelType w:val="hybridMultilevel"/>
    <w:tmpl w:val="19F0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15301F"/>
    <w:multiLevelType w:val="multilevel"/>
    <w:tmpl w:val="BD0E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41C52"/>
    <w:multiLevelType w:val="multilevel"/>
    <w:tmpl w:val="531E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B2A2E"/>
    <w:multiLevelType w:val="hybridMultilevel"/>
    <w:tmpl w:val="B010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C26DD"/>
    <w:multiLevelType w:val="hybridMultilevel"/>
    <w:tmpl w:val="66BE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29B214D"/>
    <w:multiLevelType w:val="hybridMultilevel"/>
    <w:tmpl w:val="6BE23F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4B6C9D"/>
    <w:multiLevelType w:val="hybridMultilevel"/>
    <w:tmpl w:val="18CE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2C12B9"/>
    <w:multiLevelType w:val="hybridMultilevel"/>
    <w:tmpl w:val="100C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AE1BEF"/>
    <w:multiLevelType w:val="hybridMultilevel"/>
    <w:tmpl w:val="A4F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E352C6"/>
    <w:multiLevelType w:val="multilevel"/>
    <w:tmpl w:val="6C7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17F02"/>
    <w:multiLevelType w:val="multilevel"/>
    <w:tmpl w:val="5474443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38516B7"/>
    <w:multiLevelType w:val="hybridMultilevel"/>
    <w:tmpl w:val="59AEC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E24391"/>
    <w:multiLevelType w:val="hybridMultilevel"/>
    <w:tmpl w:val="8E92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D85F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23"/>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19"/>
  </w:num>
  <w:num w:numId="6">
    <w:abstractNumId w:val="4"/>
  </w:num>
  <w:num w:numId="7">
    <w:abstractNumId w:val="24"/>
  </w:num>
  <w:num w:numId="8">
    <w:abstractNumId w:val="9"/>
  </w:num>
  <w:num w:numId="9">
    <w:abstractNumId w:val="27"/>
  </w:num>
  <w:num w:numId="10">
    <w:abstractNumId w:val="2"/>
  </w:num>
  <w:num w:numId="11">
    <w:abstractNumId w:val="7"/>
  </w:num>
  <w:num w:numId="12">
    <w:abstractNumId w:val="4"/>
    <w:lvlOverride w:ilvl="0">
      <w:lvl w:ilvl="0">
        <w:start w:val="1"/>
        <w:numFmt w:val="decimal"/>
        <w:lvlText w:val="%1.1"/>
        <w:lvlJc w:val="left"/>
        <w:pPr>
          <w:ind w:left="720" w:hanging="360"/>
        </w:pPr>
        <w:rPr>
          <w:rFonts w:hint="default"/>
        </w:rPr>
      </w:lvl>
    </w:lvlOverride>
    <w:lvlOverride w:ilvl="1">
      <w:lvl w:ilvl="1">
        <w:start w:val="2"/>
        <w:numFmt w:val="decimal"/>
        <w:isLgl/>
        <w:lvlText w:val="%1.%2"/>
        <w:lvlJc w:val="left"/>
        <w:pPr>
          <w:ind w:left="1080" w:hanging="7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520" w:hanging="2160"/>
        </w:pPr>
        <w:rPr>
          <w:rFonts w:hint="default"/>
        </w:rPr>
      </w:lvl>
    </w:lvlOverride>
  </w:num>
  <w:num w:numId="13">
    <w:abstractNumId w:val="8"/>
  </w:num>
  <w:num w:numId="14">
    <w:abstractNumId w:val="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ascii="Times New Roman" w:hAnsi="Times New Roman" w:hint="default"/>
          <w:sz w:val="28"/>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11"/>
  </w:num>
  <w:num w:numId="16">
    <w:abstractNumId w:val="14"/>
  </w:num>
  <w:num w:numId="17">
    <w:abstractNumId w:val="0"/>
  </w:num>
  <w:num w:numId="18">
    <w:abstractNumId w:val="1"/>
  </w:num>
  <w:num w:numId="19">
    <w:abstractNumId w:val="3"/>
  </w:num>
  <w:num w:numId="20">
    <w:abstractNumId w:val="25"/>
  </w:num>
  <w:num w:numId="21">
    <w:abstractNumId w:val="22"/>
  </w:num>
  <w:num w:numId="22">
    <w:abstractNumId w:val="6"/>
  </w:num>
  <w:num w:numId="23">
    <w:abstractNumId w:val="12"/>
  </w:num>
  <w:num w:numId="24">
    <w:abstractNumId w:val="15"/>
  </w:num>
  <w:num w:numId="25">
    <w:abstractNumId w:val="17"/>
  </w:num>
  <w:num w:numId="26">
    <w:abstractNumId w:val="26"/>
  </w:num>
  <w:num w:numId="27">
    <w:abstractNumId w:val="16"/>
  </w:num>
  <w:num w:numId="28">
    <w:abstractNumId w:val="13"/>
  </w:num>
  <w:num w:numId="29">
    <w:abstractNumId w:val="20"/>
  </w:num>
  <w:num w:numId="30">
    <w:abstractNumId w:val="5"/>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sharat">
    <w15:presenceInfo w15:providerId="None" w15:userId="Bashara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5C6746D-33E9-451B-96DC-75F21E54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cs="Arial"/>
      <w:b/>
      <w:bCs/>
      <w:sz w:val="36"/>
      <w:szCs w:val="36"/>
    </w:rPr>
  </w:style>
  <w:style w:type="character" w:customStyle="1" w:styleId="TitleChar">
    <w:name w:val="Title Char"/>
    <w:basedOn w:val="DefaultParagraphFont"/>
    <w:link w:val="Title"/>
    <w:rPr>
      <w:rFonts w:ascii="Arial" w:eastAsia="Times New Roman" w:hAnsi="Arial" w:cs="Arial"/>
      <w:b/>
      <w:bCs/>
      <w:sz w:val="36"/>
      <w:szCs w:val="36"/>
    </w:rPr>
  </w:style>
  <w:style w:type="paragraph" w:customStyle="1" w:styleId="m-navitem">
    <w:name w:val="m-nav__item"/>
    <w:basedOn w:val="Normal"/>
    <w:pPr>
      <w:spacing w:before="100" w:beforeAutospacing="1" w:after="100" w:afterAutospacing="1"/>
    </w:pPr>
  </w:style>
  <w:style w:type="character" w:customStyle="1" w:styleId="m-navlink-text">
    <w:name w:val="m-nav__link-text"/>
    <w:basedOn w:val="DefaultParagraphFont"/>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pPr>
      <w:spacing w:after="100"/>
      <w:ind w:left="480"/>
    </w:pPr>
  </w:style>
  <w:style w:type="character" w:styleId="UnresolvedMention">
    <w:name w:val="Unresolved Mention"/>
    <w:basedOn w:val="DefaultParagraphFont"/>
    <w:uiPriority w:val="99"/>
    <w:semiHidden/>
    <w:unhideWhenUsed/>
    <w:rPr>
      <w:color w:val="605E5C"/>
      <w:shd w:val="clear" w:color="auto" w:fill="E1DFDD"/>
    </w:rPr>
  </w:style>
  <w:style w:type="paragraph" w:styleId="Revision">
    <w:name w:val="Revision"/>
    <w:hidden/>
    <w:uiPriority w:val="99"/>
    <w:semiHidden/>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pPr>
      <w:spacing w:line="259" w:lineRule="auto"/>
      <w:outlineLvl w:val="9"/>
    </w:pPr>
  </w:style>
  <w:style w:type="character" w:customStyle="1" w:styleId="mord">
    <w:name w:val="mord"/>
    <w:basedOn w:val="DefaultParagraphFont"/>
  </w:style>
  <w:style w:type="character" w:customStyle="1" w:styleId="mrel">
    <w:name w:val="mrel"/>
    <w:basedOn w:val="DefaultParagraphFont"/>
  </w:style>
  <w:style w:type="character" w:customStyle="1" w:styleId="vlist-s">
    <w:name w:val="vlist-s"/>
    <w:basedOn w:val="DefaultParagraphFont"/>
  </w:style>
  <w:style w:type="character" w:customStyle="1" w:styleId="mbin">
    <w:name w:val="mbin"/>
    <w:basedOn w:val="DefaultParagraphFont"/>
  </w:style>
  <w:style w:type="character" w:customStyle="1" w:styleId="mopen">
    <w:name w:val="mopen"/>
    <w:basedOn w:val="DefaultParagraphFont"/>
  </w:style>
  <w:style w:type="character" w:customStyle="1" w:styleId="mclose">
    <w:name w:val="mclos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034542">
      <w:bodyDiv w:val="1"/>
      <w:marLeft w:val="0"/>
      <w:marRight w:val="0"/>
      <w:marTop w:val="0"/>
      <w:marBottom w:val="0"/>
      <w:divBdr>
        <w:top w:val="none" w:sz="0" w:space="0" w:color="auto"/>
        <w:left w:val="none" w:sz="0" w:space="0" w:color="auto"/>
        <w:bottom w:val="none" w:sz="0" w:space="0" w:color="auto"/>
        <w:right w:val="none" w:sz="0" w:space="0" w:color="auto"/>
      </w:divBdr>
    </w:div>
    <w:div w:id="341081132">
      <w:bodyDiv w:val="1"/>
      <w:marLeft w:val="0"/>
      <w:marRight w:val="0"/>
      <w:marTop w:val="0"/>
      <w:marBottom w:val="0"/>
      <w:divBdr>
        <w:top w:val="none" w:sz="0" w:space="0" w:color="auto"/>
        <w:left w:val="none" w:sz="0" w:space="0" w:color="auto"/>
        <w:bottom w:val="none" w:sz="0" w:space="0" w:color="auto"/>
        <w:right w:val="none" w:sz="0" w:space="0" w:color="auto"/>
      </w:divBdr>
    </w:div>
    <w:div w:id="397097343">
      <w:bodyDiv w:val="1"/>
      <w:marLeft w:val="0"/>
      <w:marRight w:val="0"/>
      <w:marTop w:val="0"/>
      <w:marBottom w:val="0"/>
      <w:divBdr>
        <w:top w:val="none" w:sz="0" w:space="0" w:color="auto"/>
        <w:left w:val="none" w:sz="0" w:space="0" w:color="auto"/>
        <w:bottom w:val="none" w:sz="0" w:space="0" w:color="auto"/>
        <w:right w:val="none" w:sz="0" w:space="0" w:color="auto"/>
      </w:divBdr>
    </w:div>
    <w:div w:id="560485387">
      <w:bodyDiv w:val="1"/>
      <w:marLeft w:val="0"/>
      <w:marRight w:val="0"/>
      <w:marTop w:val="0"/>
      <w:marBottom w:val="0"/>
      <w:divBdr>
        <w:top w:val="none" w:sz="0" w:space="0" w:color="auto"/>
        <w:left w:val="none" w:sz="0" w:space="0" w:color="auto"/>
        <w:bottom w:val="none" w:sz="0" w:space="0" w:color="auto"/>
        <w:right w:val="none" w:sz="0" w:space="0" w:color="auto"/>
      </w:divBdr>
    </w:div>
    <w:div w:id="611548333">
      <w:bodyDiv w:val="1"/>
      <w:marLeft w:val="0"/>
      <w:marRight w:val="0"/>
      <w:marTop w:val="0"/>
      <w:marBottom w:val="0"/>
      <w:divBdr>
        <w:top w:val="none" w:sz="0" w:space="0" w:color="auto"/>
        <w:left w:val="none" w:sz="0" w:space="0" w:color="auto"/>
        <w:bottom w:val="none" w:sz="0" w:space="0" w:color="auto"/>
        <w:right w:val="none" w:sz="0" w:space="0" w:color="auto"/>
      </w:divBdr>
    </w:div>
    <w:div w:id="638997711">
      <w:bodyDiv w:val="1"/>
      <w:marLeft w:val="0"/>
      <w:marRight w:val="0"/>
      <w:marTop w:val="0"/>
      <w:marBottom w:val="0"/>
      <w:divBdr>
        <w:top w:val="none" w:sz="0" w:space="0" w:color="auto"/>
        <w:left w:val="none" w:sz="0" w:space="0" w:color="auto"/>
        <w:bottom w:val="none" w:sz="0" w:space="0" w:color="auto"/>
        <w:right w:val="none" w:sz="0" w:space="0" w:color="auto"/>
      </w:divBdr>
    </w:div>
    <w:div w:id="690571785">
      <w:bodyDiv w:val="1"/>
      <w:marLeft w:val="0"/>
      <w:marRight w:val="0"/>
      <w:marTop w:val="0"/>
      <w:marBottom w:val="0"/>
      <w:divBdr>
        <w:top w:val="none" w:sz="0" w:space="0" w:color="auto"/>
        <w:left w:val="none" w:sz="0" w:space="0" w:color="auto"/>
        <w:bottom w:val="none" w:sz="0" w:space="0" w:color="auto"/>
        <w:right w:val="none" w:sz="0" w:space="0" w:color="auto"/>
      </w:divBdr>
    </w:div>
    <w:div w:id="751005968">
      <w:bodyDiv w:val="1"/>
      <w:marLeft w:val="0"/>
      <w:marRight w:val="0"/>
      <w:marTop w:val="0"/>
      <w:marBottom w:val="0"/>
      <w:divBdr>
        <w:top w:val="none" w:sz="0" w:space="0" w:color="auto"/>
        <w:left w:val="none" w:sz="0" w:space="0" w:color="auto"/>
        <w:bottom w:val="none" w:sz="0" w:space="0" w:color="auto"/>
        <w:right w:val="none" w:sz="0" w:space="0" w:color="auto"/>
      </w:divBdr>
    </w:div>
    <w:div w:id="877855735">
      <w:bodyDiv w:val="1"/>
      <w:marLeft w:val="0"/>
      <w:marRight w:val="0"/>
      <w:marTop w:val="0"/>
      <w:marBottom w:val="0"/>
      <w:divBdr>
        <w:top w:val="none" w:sz="0" w:space="0" w:color="auto"/>
        <w:left w:val="none" w:sz="0" w:space="0" w:color="auto"/>
        <w:bottom w:val="none" w:sz="0" w:space="0" w:color="auto"/>
        <w:right w:val="none" w:sz="0" w:space="0" w:color="auto"/>
      </w:divBdr>
    </w:div>
    <w:div w:id="1076394366">
      <w:bodyDiv w:val="1"/>
      <w:marLeft w:val="0"/>
      <w:marRight w:val="0"/>
      <w:marTop w:val="0"/>
      <w:marBottom w:val="0"/>
      <w:divBdr>
        <w:top w:val="none" w:sz="0" w:space="0" w:color="auto"/>
        <w:left w:val="none" w:sz="0" w:space="0" w:color="auto"/>
        <w:bottom w:val="none" w:sz="0" w:space="0" w:color="auto"/>
        <w:right w:val="none" w:sz="0" w:space="0" w:color="auto"/>
      </w:divBdr>
    </w:div>
    <w:div w:id="1333803612">
      <w:bodyDiv w:val="1"/>
      <w:marLeft w:val="0"/>
      <w:marRight w:val="0"/>
      <w:marTop w:val="0"/>
      <w:marBottom w:val="0"/>
      <w:divBdr>
        <w:top w:val="none" w:sz="0" w:space="0" w:color="auto"/>
        <w:left w:val="none" w:sz="0" w:space="0" w:color="auto"/>
        <w:bottom w:val="none" w:sz="0" w:space="0" w:color="auto"/>
        <w:right w:val="none" w:sz="0" w:space="0" w:color="auto"/>
      </w:divBdr>
    </w:div>
    <w:div w:id="1355227020">
      <w:bodyDiv w:val="1"/>
      <w:marLeft w:val="0"/>
      <w:marRight w:val="0"/>
      <w:marTop w:val="0"/>
      <w:marBottom w:val="0"/>
      <w:divBdr>
        <w:top w:val="none" w:sz="0" w:space="0" w:color="auto"/>
        <w:left w:val="none" w:sz="0" w:space="0" w:color="auto"/>
        <w:bottom w:val="none" w:sz="0" w:space="0" w:color="auto"/>
        <w:right w:val="none" w:sz="0" w:space="0" w:color="auto"/>
      </w:divBdr>
    </w:div>
    <w:div w:id="1692217394">
      <w:bodyDiv w:val="1"/>
      <w:marLeft w:val="0"/>
      <w:marRight w:val="0"/>
      <w:marTop w:val="0"/>
      <w:marBottom w:val="0"/>
      <w:divBdr>
        <w:top w:val="none" w:sz="0" w:space="0" w:color="auto"/>
        <w:left w:val="none" w:sz="0" w:space="0" w:color="auto"/>
        <w:bottom w:val="none" w:sz="0" w:space="0" w:color="auto"/>
        <w:right w:val="none" w:sz="0" w:space="0" w:color="auto"/>
      </w:divBdr>
    </w:div>
    <w:div w:id="198496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Fra581</b:Tag>
    <b:SourceType>JournalArticle</b:SourceType>
    <b:Guid>{42A9E299-6595-4015-8717-1C113914AD5B}</b:Guid>
    <b:Author>
      <b:Author>
        <b:NameList>
          <b:Person>
            <b:Last>Franco Modigliani</b:Last>
            <b:First>Merton</b:First>
            <b:Middle>H. Miller</b:Middle>
          </b:Person>
        </b:NameList>
      </b:Author>
    </b:Author>
    <b:Title>The Cost of Capital, Corporation Finance and the Theory of Investment</b:Title>
    <b:JournalName>American Economic Review</b:JournalName>
    <b:Year>1958</b:Year>
    <b:Pages>261–297</b:Pages>
    <b:RefOrder>1</b:RefOrder>
  </b:Source>
  <b:Source>
    <b:Tag>Ste15</b:Tag>
    <b:SourceType>Book</b:SourceType>
    <b:Guid>{CBFC2FDF-D94F-479E-AC79-82D8025570D9}</b:Guid>
    <b:Title>Fundamentals of Corporate Finance</b:Title>
    <b:Year>2015</b:Year>
    <b:Author>
      <b:Author>
        <b:NameList>
          <b:Person>
            <b:Last>Stephen A. Ross</b:Last>
            <b:First>Randolph</b:First>
            <b:Middle>W. Westerfield, Bradford D. Jordan</b:Middle>
          </b:Person>
        </b:NameList>
      </b:Author>
    </b:Author>
    <b:City>New York</b:City>
    <b:Publisher>McGraw-Hill Education</b:Publisher>
    <b:RefOrder>2</b:RefOrder>
  </b:Source>
  <b:Source>
    <b:Tag>Ste01</b:Tag>
    <b:SourceType>JournalArticle</b:SourceType>
    <b:Guid>{F454DC15-3FE6-47C3-9B35-F4ED00FAD687}</b:Guid>
    <b:Title>Capital Structure</b:Title>
    <b:Year>2001</b:Year>
    <b:Author>
      <b:Author>
        <b:NameList>
          <b:Person>
            <b:Last>Myers</b:Last>
            <b:First>Stewart</b:First>
            <b:Middle>C.</b:Middle>
          </b:Person>
        </b:NameList>
      </b:Author>
    </b:Author>
    <b:JournalName>Journal of Economic Perspectives</b:JournalName>
    <b:Pages>81–102</b:Pages>
    <b:RefOrder>3</b:RefOrder>
  </b:Source>
  <b:Source>
    <b:Tag>Mic86</b:Tag>
    <b:SourceType>JournalArticle</b:SourceType>
    <b:Guid>{F954F3B1-AA3A-4C37-9B87-481EDBE3C942}</b:Guid>
    <b:Author>
      <b:Author>
        <b:NameList>
          <b:Person>
            <b:Last>Jensen</b:Last>
            <b:First>Michael</b:First>
            <b:Middle>C.</b:Middle>
          </b:Person>
        </b:NameList>
      </b:Author>
    </b:Author>
    <b:Title>Agency Costs of Free Cash Flow, Corporate Finance, and Takeovers</b:Title>
    <b:JournalName>American Economic Review</b:JournalName>
    <b:Year>1986</b:Year>
    <b:Pages>323–329</b:Pages>
    <b:RefOrder>4</b:RefOrder>
  </b:Source>
  <b:Source>
    <b:Tag>She88</b:Tag>
    <b:SourceType>JournalArticle</b:SourceType>
    <b:Guid>{87B3821D-3E7A-4EA1-9B64-42696FFB360C}</b:Guid>
    <b:Author>
      <b:Author>
        <b:NameList>
          <b:Person>
            <b:Last>Sheridan Titman</b:Last>
            <b:First>Roberto</b:First>
            <b:Middle>Wessels</b:Middle>
          </b:Person>
        </b:NameList>
      </b:Author>
    </b:Author>
    <b:Title>The Determinants of Capital Structure Choice</b:Title>
    <b:JournalName>Journal of Finance</b:JournalName>
    <b:Year>1988</b:Year>
    <b:Pages>1–19</b:Pages>
    <b:RefOrder>5</b:RefOrder>
  </b:Source>
  <b:Source>
    <b:Tag>Mil91</b:Tag>
    <b:SourceType>JournalArticle</b:SourceType>
    <b:Guid>{F33668E9-0C4B-4512-A090-7D8A331FC591}</b:Guid>
    <b:Author>
      <b:Author>
        <b:NameList>
          <b:Person>
            <b:Last>Milton Harris</b:Last>
            <b:First>Artur</b:First>
            <b:Middle>Raviv</b:Middle>
          </b:Person>
        </b:NameList>
      </b:Author>
    </b:Author>
    <b:Title>The Theory of Capital Structure</b:Title>
    <b:JournalName>Journal of Finance</b:JournalName>
    <b:Year>1991</b:Year>
    <b:Pages>297–355</b:Pages>
    <b:RefOrder>6</b:RefOrder>
  </b:Source>
  <b:Source>
    <b:Tag>Nad11</b:Tag>
    <b:SourceType>JournalArticle</b:SourceType>
    <b:Guid>{F4DB9B9A-7EA4-476A-872E-89EB8A9D0285}</b:Guid>
    <b:Author>
      <b:Author>
        <b:NameList>
          <b:Person>
            <b:Last>Nadeem Ahmed Sheikh</b:Last>
            <b:First>Zongjun</b:First>
            <b:Middle>Wang</b:Middle>
          </b:Person>
        </b:NameList>
      </b:Author>
    </b:Author>
    <b:Title>Determinants of Capital Structure: An Empirical Study of Firms in Pakistan</b:Title>
    <b:JournalName>Managerial Finance</b:JournalName>
    <b:Year>2011</b:Year>
    <b:Pages>117–133</b:Pages>
    <b:RefOrder>7</b:RefOrder>
  </b:Source>
  <b:Source>
    <b:Tag>Att07</b:Tag>
    <b:SourceType>JournalArticle</b:SourceType>
    <b:Guid>{E39D223F-4DAB-43BA-868D-29052F86ECD3}</b:Guid>
    <b:Author>
      <b:Author>
        <b:NameList>
          <b:Person>
            <b:Last>Attiya Shah</b:Last>
            <b:First>Sibtain</b:First>
            <b:Middle>Khan</b:Middle>
          </b:Person>
        </b:NameList>
      </b:Author>
    </b:Author>
    <b:Title>Determinants of Capital Structure: Evidence from Pakistani Firms</b:Title>
    <b:JournalName>International Review of Business Research Papers</b:JournalName>
    <b:Year>2007</b:Year>
    <b:Pages>265–282</b:Pages>
    <b:RefOrder>8</b:RefOrder>
  </b:Source>
  <b:Source>
    <b:Tag>Tal11</b:Tag>
    <b:SourceType>JournalArticle</b:SourceType>
    <b:Guid>{62EFC62B-7D48-4119-8DEF-6D6D2B66516C}</b:Guid>
    <b:Author>
      <b:Author>
        <b:NameList>
          <b:Person>
            <b:Last>Talat Afza</b:Last>
            <b:First>Ahmed</b:First>
            <b:Middle>Hussain</b:Middle>
          </b:Person>
        </b:NameList>
      </b:Author>
    </b:Author>
    <b:Title>Determinants of Capital Structure: A Case Study of the Cement Industry of Pakistan</b:Title>
    <b:JournalName>Managerial Finance</b:JournalName>
    <b:Year>2011</b:Year>
    <b:Pages>549–565</b:Pages>
    <b:RefOrder>9</b:RefOrder>
  </b:Source>
  <b:Source>
    <b:Tag>Sta22</b:Tag>
    <b:SourceType>Report</b:SourceType>
    <b:Guid>{35587326-742F-415C-A39B-42AA2C8C4DE1}</b:Guid>
    <b:Title>Financial Stability Review</b:Title>
    <b:Year>2022</b:Year>
    <b:Author>
      <b:Author>
        <b:NameList>
          <b:Person>
            <b:Last>Pakistan</b:Last>
            <b:First>State</b:First>
            <b:Middle>Bank of</b:Middle>
          </b:Person>
        </b:NameList>
      </b:Author>
    </b:Author>
    <b:Publisher>tate Bank of Pakistan</b:Publisher>
    <b:City>Karachi</b:City>
    <b:RefOrder>10</b:RefOrder>
  </b:Source>
</b:Sources>
</file>

<file path=customXml/itemProps1.xml><?xml version="1.0" encoding="utf-8"?>
<ds:datastoreItem xmlns:ds="http://schemas.openxmlformats.org/officeDocument/2006/customXml" ds:itemID="{6C226F03-97BE-475F-BE1E-C1B3C6416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18</Pages>
  <Words>3473</Words>
  <Characters>19800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Basharat</dc:creator>
  <cp:keywords/>
  <dc:description/>
  <cp:lastModifiedBy>Basharat</cp:lastModifiedBy>
  <cp:revision>87</cp:revision>
  <dcterms:created xsi:type="dcterms:W3CDTF">2025-11-13T05:58:00Z</dcterms:created>
  <dcterms:modified xsi:type="dcterms:W3CDTF">2026-01-13T09:05:00Z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82dc854e-b062-4623-b76d-fe90b4c95b5d</vt:lpwstr>
  </property>
</Properties>
</file>